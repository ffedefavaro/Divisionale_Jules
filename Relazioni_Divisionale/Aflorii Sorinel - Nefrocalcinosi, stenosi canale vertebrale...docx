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C6723" w14:textId="77777777" w:rsidR="00CC772E" w:rsidRDefault="00000000">
      <w:pPr>
        <w:pStyle w:val="Intestazione1"/>
        <w:spacing w:line="360" w:lineRule="auto"/>
        <w:jc w:val="center"/>
      </w:pPr>
      <w:r>
        <w:rPr>
          <w:noProof/>
        </w:rPr>
        <w:drawing>
          <wp:inline distT="0" distB="0" distL="0" distR="0" wp14:anchorId="04993A6F" wp14:editId="05636DCD">
            <wp:extent cx="1925955" cy="85153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noChangeArrowheads="1"/>
                    </pic:cNvPicPr>
                  </pic:nvPicPr>
                  <pic:blipFill>
                    <a:blip r:embed="rId8"/>
                    <a:srcRect l="-21" t="-47" r="-21" b="-47"/>
                    <a:stretch>
                      <a:fillRect/>
                    </a:stretch>
                  </pic:blipFill>
                  <pic:spPr bwMode="auto">
                    <a:xfrm>
                      <a:off x="0" y="0"/>
                      <a:ext cx="1925955" cy="851535"/>
                    </a:xfrm>
                    <a:prstGeom prst="rect">
                      <a:avLst/>
                    </a:prstGeom>
                  </pic:spPr>
                </pic:pic>
              </a:graphicData>
            </a:graphic>
          </wp:inline>
        </w:drawing>
      </w:r>
    </w:p>
    <w:p w14:paraId="583D62A9" w14:textId="77777777" w:rsidR="00CC772E" w:rsidRDefault="00CC772E">
      <w:pPr>
        <w:pStyle w:val="Pidipagina1"/>
        <w:spacing w:line="360" w:lineRule="auto"/>
        <w:rPr>
          <w:sz w:val="4"/>
          <w:szCs w:val="4"/>
        </w:rPr>
      </w:pPr>
    </w:p>
    <w:p w14:paraId="45FEC908" w14:textId="77777777" w:rsidR="00CC772E" w:rsidRDefault="00000000">
      <w:pPr>
        <w:pStyle w:val="NormaleWeb1"/>
        <w:spacing w:before="0" w:after="0" w:line="360" w:lineRule="auto"/>
        <w:ind w:left="7080"/>
        <w:jc w:val="both"/>
        <w:rPr>
          <w:rStyle w:val="Carpredefinitoparagrafo1"/>
          <w:rFonts w:ascii="Arial" w:hAnsi="Arial" w:cs="Arial"/>
        </w:rPr>
      </w:pPr>
      <w:r>
        <w:rPr>
          <w:rStyle w:val="Carpredefinitoparagrafo1"/>
          <w:rFonts w:ascii="Arial" w:hAnsi="Arial" w:cs="Arial"/>
        </w:rPr>
        <w:t xml:space="preserve">Padova, </w:t>
      </w:r>
      <w:r w:rsidRPr="00C56CDE">
        <w:rPr>
          <w:rStyle w:val="Carpredefinitoparagrafo1"/>
          <w:rFonts w:ascii="Arial" w:hAnsi="Arial" w:cs="Arial"/>
        </w:rPr>
        <w:t>16/04/2025</w:t>
      </w:r>
    </w:p>
    <w:p w14:paraId="5A73175D" w14:textId="77777777" w:rsidR="00CC772E" w:rsidRDefault="00CC772E">
      <w:pPr>
        <w:pStyle w:val="NormaleWeb1"/>
        <w:spacing w:before="0" w:after="0" w:line="360" w:lineRule="auto"/>
        <w:jc w:val="both"/>
        <w:rPr>
          <w:rStyle w:val="Carpredefinitoparagrafo1"/>
          <w:rFonts w:ascii="Arial" w:hAnsi="Arial" w:cs="Arial"/>
        </w:rPr>
      </w:pPr>
    </w:p>
    <w:p w14:paraId="0C54345D" w14:textId="77777777" w:rsidR="00CC772E" w:rsidRDefault="00000000">
      <w:pPr>
        <w:pStyle w:val="NormaleWeb1"/>
        <w:spacing w:before="0" w:after="0" w:line="360" w:lineRule="auto"/>
        <w:jc w:val="both"/>
        <w:rPr>
          <w:color w:val="000000" w:themeColor="text1"/>
        </w:rPr>
      </w:pPr>
      <w:r>
        <w:rPr>
          <w:rStyle w:val="Carpredefinitoparagrafo1"/>
          <w:rFonts w:ascii="Arial" w:hAnsi="Arial" w:cs="Arial"/>
          <w:color w:val="000000" w:themeColor="text1"/>
        </w:rPr>
        <w:t xml:space="preserve">Al Medico di Medicina Generale del Sig. </w:t>
      </w:r>
      <w:proofErr w:type="spellStart"/>
      <w:r>
        <w:rPr>
          <w:rStyle w:val="Carpredefinitoparagrafo1"/>
          <w:rFonts w:ascii="Arial" w:hAnsi="Arial" w:cs="Arial"/>
          <w:color w:val="000000" w:themeColor="text1"/>
        </w:rPr>
        <w:t>Aflorii</w:t>
      </w:r>
      <w:proofErr w:type="spellEnd"/>
      <w:r>
        <w:rPr>
          <w:rStyle w:val="Carpredefinitoparagrafo1"/>
          <w:rFonts w:ascii="Arial" w:hAnsi="Arial" w:cs="Arial"/>
          <w:color w:val="000000" w:themeColor="text1"/>
        </w:rPr>
        <w:t xml:space="preserve"> </w:t>
      </w:r>
      <w:proofErr w:type="spellStart"/>
      <w:r>
        <w:rPr>
          <w:rStyle w:val="Carpredefinitoparagrafo1"/>
          <w:rFonts w:ascii="Arial" w:hAnsi="Arial" w:cs="Arial"/>
          <w:color w:val="000000" w:themeColor="text1"/>
        </w:rPr>
        <w:t>Sorinel</w:t>
      </w:r>
      <w:proofErr w:type="spellEnd"/>
      <w:r>
        <w:rPr>
          <w:rStyle w:val="Carpredefinitoparagrafo1"/>
          <w:rFonts w:ascii="Arial" w:hAnsi="Arial" w:cs="Arial"/>
          <w:color w:val="000000" w:themeColor="text1"/>
        </w:rPr>
        <w:t>, nato il 29/12/1971.</w:t>
      </w:r>
    </w:p>
    <w:p w14:paraId="156984A4" w14:textId="77777777" w:rsidR="00CC772E" w:rsidRDefault="00CC772E">
      <w:pPr>
        <w:pStyle w:val="Standard"/>
        <w:spacing w:line="360" w:lineRule="auto"/>
        <w:jc w:val="both"/>
        <w:rPr>
          <w:rFonts w:ascii="Arial" w:hAnsi="Arial" w:cs="Arial"/>
          <w:color w:val="000000" w:themeColor="text1"/>
        </w:rPr>
      </w:pPr>
    </w:p>
    <w:p w14:paraId="0C124B8B" w14:textId="2F1EE906" w:rsidR="00CC772E" w:rsidRDefault="00000000">
      <w:pPr>
        <w:pStyle w:val="NormaleWeb1"/>
        <w:spacing w:before="0" w:after="0" w:line="360" w:lineRule="auto"/>
        <w:jc w:val="both"/>
        <w:rPr>
          <w:color w:val="000000" w:themeColor="text1"/>
        </w:rPr>
      </w:pPr>
      <w:r>
        <w:rPr>
          <w:rStyle w:val="Carpredefinitoparagrafo1"/>
          <w:rFonts w:ascii="Arial" w:eastAsia="Arial" w:hAnsi="Arial" w:cs="Arial"/>
          <w:color w:val="000000" w:themeColor="text1"/>
        </w:rPr>
        <w:t xml:space="preserve">Egregio Collega, il Sig. </w:t>
      </w:r>
      <w:proofErr w:type="spellStart"/>
      <w:r>
        <w:rPr>
          <w:rStyle w:val="Carpredefinitoparagrafo1"/>
          <w:rFonts w:ascii="Arial" w:hAnsi="Arial" w:cs="Arial"/>
          <w:color w:val="000000" w:themeColor="text1"/>
        </w:rPr>
        <w:t>Aflorii</w:t>
      </w:r>
      <w:proofErr w:type="spellEnd"/>
      <w:r>
        <w:rPr>
          <w:rStyle w:val="Carpredefinitoparagrafo1"/>
          <w:rFonts w:ascii="Arial" w:hAnsi="Arial" w:cs="Arial"/>
          <w:color w:val="000000" w:themeColor="text1"/>
        </w:rPr>
        <w:t xml:space="preserve"> </w:t>
      </w:r>
      <w:proofErr w:type="spellStart"/>
      <w:r>
        <w:rPr>
          <w:rStyle w:val="Carpredefinitoparagrafo1"/>
          <w:rFonts w:ascii="Arial" w:hAnsi="Arial" w:cs="Arial"/>
          <w:color w:val="000000" w:themeColor="text1"/>
        </w:rPr>
        <w:t>Sorinel</w:t>
      </w:r>
      <w:proofErr w:type="spellEnd"/>
      <w:r>
        <w:rPr>
          <w:rStyle w:val="Carpredefinitoparagrafo1"/>
          <w:rFonts w:ascii="Arial" w:eastAsia="Arial" w:hAnsi="Arial" w:cs="Arial"/>
          <w:color w:val="000000" w:themeColor="text1"/>
        </w:rPr>
        <w:t xml:space="preserve"> il giorno 16/04/2025 è stato sottoposto a visita medica presso l'Ambulatorio di Medicina del Lavoro, con il seguente quesito diagnostico “</w:t>
      </w:r>
      <w:r>
        <w:rPr>
          <w:rStyle w:val="Carpredefinitoparagrafo1"/>
          <w:rFonts w:ascii="Arial" w:hAnsi="Arial" w:cs="Arial"/>
          <w:color w:val="000000" w:themeColor="text1"/>
        </w:rPr>
        <w:t>...</w:t>
      </w:r>
      <w:proofErr w:type="spellStart"/>
      <w:r>
        <w:rPr>
          <w:rStyle w:val="Carpredefinitoparagrafo1"/>
          <w:rFonts w:ascii="Arial" w:hAnsi="Arial" w:cs="Arial"/>
          <w:color w:val="000000" w:themeColor="text1"/>
        </w:rPr>
        <w:t>nefrocalcinosi</w:t>
      </w:r>
      <w:proofErr w:type="spellEnd"/>
      <w:r>
        <w:rPr>
          <w:rStyle w:val="Carpredefinitoparagrafo1"/>
          <w:rFonts w:ascii="Arial" w:hAnsi="Arial" w:cs="Arial"/>
          <w:color w:val="000000" w:themeColor="text1"/>
        </w:rPr>
        <w:t>, stenosi canale vertebrale...</w:t>
      </w:r>
      <w:r>
        <w:rPr>
          <w:rStyle w:val="Carpredefinitoparagrafo1"/>
          <w:rFonts w:ascii="Arial" w:eastAsia="Arial" w:hAnsi="Arial" w:cs="Arial"/>
          <w:color w:val="000000" w:themeColor="text1"/>
        </w:rPr>
        <w:t xml:space="preserve">”, di </w:t>
      </w:r>
      <w:proofErr w:type="spellStart"/>
      <w:r>
        <w:rPr>
          <w:rStyle w:val="Carpredefinitoparagrafo1"/>
          <w:rFonts w:ascii="Arial" w:eastAsia="Arial" w:hAnsi="Arial" w:cs="Arial"/>
          <w:color w:val="000000" w:themeColor="text1"/>
        </w:rPr>
        <w:t>possibile</w:t>
      </w:r>
      <w:proofErr w:type="spellEnd"/>
      <w:r>
        <w:rPr>
          <w:rStyle w:val="Carpredefinitoparagrafo1"/>
          <w:rFonts w:ascii="Arial" w:eastAsia="Arial" w:hAnsi="Arial" w:cs="Arial"/>
          <w:color w:val="000000" w:themeColor="text1"/>
        </w:rPr>
        <w:t xml:space="preserve"> origine professionale.</w:t>
      </w:r>
    </w:p>
    <w:p w14:paraId="34E8BD4F" w14:textId="77777777" w:rsidR="00CC772E" w:rsidRDefault="00CC772E">
      <w:pPr>
        <w:pStyle w:val="NormaleWeb1"/>
        <w:spacing w:before="0" w:after="0" w:line="360" w:lineRule="auto"/>
        <w:jc w:val="both"/>
        <w:rPr>
          <w:rFonts w:ascii="Arial" w:hAnsi="Arial" w:cs="Arial"/>
          <w:color w:val="000000" w:themeColor="text1"/>
          <w:sz w:val="22"/>
          <w:szCs w:val="22"/>
        </w:rPr>
      </w:pPr>
    </w:p>
    <w:p w14:paraId="5FB340CF" w14:textId="77777777" w:rsidR="00CC772E" w:rsidRDefault="00000000">
      <w:pPr>
        <w:pStyle w:val="NormaleWeb1"/>
        <w:spacing w:before="0" w:after="0" w:line="360" w:lineRule="auto"/>
        <w:jc w:val="both"/>
      </w:pPr>
      <w:r>
        <w:rPr>
          <w:rStyle w:val="Carpredefinitoparagrafo1"/>
          <w:rFonts w:ascii="Arial" w:hAnsi="Arial" w:cs="Arial"/>
          <w:color w:val="000000"/>
          <w:sz w:val="26"/>
          <w:szCs w:val="26"/>
        </w:rPr>
        <w:t>ANAMNESI LAVORATIVA</w:t>
      </w:r>
    </w:p>
    <w:p w14:paraId="7ACA3F7B" w14:textId="77777777" w:rsidR="00CC772E" w:rsidRDefault="00000000">
      <w:pPr>
        <w:pStyle w:val="NormaleWeb1"/>
        <w:spacing w:before="0" w:after="0" w:line="360" w:lineRule="auto"/>
        <w:jc w:val="both"/>
        <w:rPr>
          <w:rStyle w:val="Carpredefinitoparagrafo1"/>
          <w:rFonts w:ascii="Arial" w:hAnsi="Arial" w:cs="Arial"/>
          <w:color w:val="000000"/>
        </w:rPr>
      </w:pPr>
      <w:r>
        <w:rPr>
          <w:rStyle w:val="Carpredefinitoparagrafo1"/>
          <w:rFonts w:ascii="Arial" w:hAnsi="Arial" w:cs="Arial"/>
          <w:color w:val="000000"/>
        </w:rPr>
        <w:t xml:space="preserve">Riferisce di aver lavorato: </w:t>
      </w:r>
    </w:p>
    <w:p w14:paraId="3BF23C4F" w14:textId="09959F27" w:rsidR="00CC772E" w:rsidDel="00613625" w:rsidRDefault="00000000" w:rsidP="00613625">
      <w:pPr>
        <w:pStyle w:val="NormaleWeb1"/>
        <w:numPr>
          <w:ilvl w:val="0"/>
          <w:numId w:val="2"/>
        </w:numPr>
        <w:suppressAutoHyphens w:val="0"/>
        <w:spacing w:before="0" w:after="0" w:line="360" w:lineRule="auto"/>
        <w:jc w:val="both"/>
        <w:rPr>
          <w:del w:id="0" w:author="Federico Favaro" w:date="2025-05-13T17:53:00Z" w16du:dateUtc="2025-05-13T15:53:00Z"/>
          <w:rStyle w:val="Carpredefinitoparagrafo1"/>
          <w:rFonts w:ascii="Arial" w:hAnsi="Arial" w:cs="Arial"/>
          <w:color w:val="000000"/>
        </w:rPr>
        <w:pPrChange w:id="1" w:author="Federico Favaro" w:date="2025-05-13T17:53:00Z" w16du:dateUtc="2025-05-13T15:53:00Z">
          <w:pPr>
            <w:pStyle w:val="NormaleWeb1"/>
            <w:suppressAutoHyphens w:val="0"/>
            <w:spacing w:before="0" w:after="0" w:line="360" w:lineRule="auto"/>
            <w:ind w:left="720"/>
            <w:jc w:val="both"/>
          </w:pPr>
        </w:pPrChange>
      </w:pPr>
      <w:r w:rsidRPr="00613625">
        <w:rPr>
          <w:rStyle w:val="Carpredefinitoparagrafo1"/>
          <w:rFonts w:ascii="Arial" w:hAnsi="Arial" w:cs="Arial"/>
          <w:color w:val="000000"/>
        </w:rPr>
        <w:t>Dal 1991 al 2001 presso varie aziende in Romania</w:t>
      </w:r>
      <w:r w:rsidR="00C56CDE" w:rsidRPr="00613625">
        <w:rPr>
          <w:rStyle w:val="Carpredefinitoparagrafo1"/>
          <w:rFonts w:ascii="Arial" w:hAnsi="Arial" w:cs="Arial"/>
          <w:color w:val="000000"/>
        </w:rPr>
        <w:t>,</w:t>
      </w:r>
      <w:r w:rsidR="002D1989" w:rsidRPr="00613625">
        <w:rPr>
          <w:rStyle w:val="Carpredefinitoparagrafo1"/>
          <w:rFonts w:ascii="Arial" w:hAnsi="Arial" w:cs="Arial"/>
          <w:color w:val="000000"/>
        </w:rPr>
        <w:t xml:space="preserve"> </w:t>
      </w:r>
      <w:del w:id="2" w:author="Federico Favaro" w:date="2025-05-13T17:54:00Z" w16du:dateUtc="2025-05-13T15:54:00Z">
        <w:r w:rsidR="002D1989" w:rsidRPr="00613625" w:rsidDel="00613625">
          <w:rPr>
            <w:rStyle w:val="Carpredefinitoparagrafo1"/>
            <w:rFonts w:ascii="Arial" w:hAnsi="Arial" w:cs="Arial"/>
            <w:color w:val="000000"/>
          </w:rPr>
          <w:delText>riferisce di</w:delText>
        </w:r>
        <w:r w:rsidR="00C56CDE" w:rsidRPr="00613625" w:rsidDel="00613625">
          <w:rPr>
            <w:rStyle w:val="Carpredefinitoparagrafo1"/>
            <w:rFonts w:ascii="Arial" w:hAnsi="Arial" w:cs="Arial"/>
            <w:color w:val="000000"/>
          </w:rPr>
          <w:delText xml:space="preserve"> aver </w:delText>
        </w:r>
      </w:del>
      <w:del w:id="3" w:author="Federico Favaro" w:date="2025-05-13T17:53:00Z" w16du:dateUtc="2025-05-13T15:53:00Z">
        <w:r w:rsidR="00C56CDE" w:rsidRPr="00613625" w:rsidDel="00613625">
          <w:rPr>
            <w:rStyle w:val="Carpredefinitoparagrafo1"/>
            <w:rFonts w:ascii="Arial" w:hAnsi="Arial" w:cs="Arial"/>
            <w:color w:val="000000"/>
          </w:rPr>
          <w:delText>svolto</w:delText>
        </w:r>
      </w:del>
      <w:ins w:id="4" w:author="Federico Favaro" w:date="2025-05-13T17:54:00Z" w16du:dateUtc="2025-05-13T15:54:00Z">
        <w:r w:rsidR="00613625">
          <w:rPr>
            <w:rStyle w:val="Carpredefinitoparagrafo1"/>
            <w:rFonts w:ascii="Arial" w:hAnsi="Arial" w:cs="Arial"/>
            <w:color w:val="000000"/>
          </w:rPr>
          <w:t>ma</w:t>
        </w:r>
      </w:ins>
      <w:ins w:id="5" w:author="Federico Favaro" w:date="2025-05-13T17:53:00Z" w16du:dateUtc="2025-05-13T15:53:00Z">
        <w:r w:rsidR="00613625" w:rsidRPr="00613625">
          <w:rPr>
            <w:rStyle w:val="Carpredefinitoparagrafo1"/>
            <w:rFonts w:ascii="Arial" w:hAnsi="Arial" w:cs="Arial"/>
            <w:color w:val="000000"/>
          </w:rPr>
          <w:t xml:space="preserve"> con continuità solo presso un’azienda non specificata, </w:t>
        </w:r>
      </w:ins>
      <w:ins w:id="6" w:author="Federico Favaro" w:date="2025-05-13T17:54:00Z" w16du:dateUtc="2025-05-13T15:54:00Z">
        <w:r w:rsidR="00613625">
          <w:rPr>
            <w:rStyle w:val="Carpredefinitoparagrafo1"/>
            <w:rFonts w:ascii="Arial" w:hAnsi="Arial" w:cs="Arial"/>
            <w:color w:val="000000"/>
          </w:rPr>
          <w:t>nella quale</w:t>
        </w:r>
      </w:ins>
      <w:ins w:id="7" w:author="Federico Favaro" w:date="2025-05-13T17:53:00Z" w16du:dateUtc="2025-05-13T15:53:00Z">
        <w:r w:rsidR="00613625" w:rsidRPr="00613625">
          <w:rPr>
            <w:rStyle w:val="Carpredefinitoparagrafo1"/>
            <w:rFonts w:ascii="Arial" w:hAnsi="Arial" w:cs="Arial"/>
            <w:color w:val="000000"/>
          </w:rPr>
          <w:t xml:space="preserve"> per 4 anni </w:t>
        </w:r>
      </w:ins>
      <w:ins w:id="8" w:author="Federico Favaro" w:date="2025-05-13T17:54:00Z" w16du:dateUtc="2025-05-13T15:54:00Z">
        <w:r w:rsidR="00613625">
          <w:rPr>
            <w:rStyle w:val="Carpredefinitoparagrafo1"/>
            <w:rFonts w:ascii="Arial" w:hAnsi="Arial" w:cs="Arial"/>
            <w:color w:val="000000"/>
          </w:rPr>
          <w:t>ha svolto la mansione di magazziniere;</w:t>
        </w:r>
      </w:ins>
      <w:del w:id="9" w:author="Federico Favaro" w:date="2025-05-13T12:45:00Z" w16du:dateUtc="2025-05-13T10:45:00Z">
        <w:r w:rsidR="00C56CDE" w:rsidRPr="002D1989" w:rsidDel="002D1989">
          <w:rPr>
            <w:rStyle w:val="Carpredefinitoparagrafo1"/>
            <w:rFonts w:ascii="Arial" w:hAnsi="Arial" w:cs="Arial"/>
            <w:color w:val="000000"/>
          </w:rPr>
          <w:delText xml:space="preserve"> </w:delText>
        </w:r>
        <w:r w:rsidRPr="002D1989" w:rsidDel="002D1989">
          <w:rPr>
            <w:rFonts w:ascii="Arial" w:hAnsi="Arial" w:cs="Arial"/>
            <w:rPrChange w:id="10" w:author="Federico Favaro" w:date="2025-05-13T12:46:00Z" w16du:dateUtc="2025-05-13T10:46:00Z">
              <w:rPr/>
            </w:rPrChange>
          </w:rPr>
          <w:delText>;</w:delText>
        </w:r>
      </w:del>
    </w:p>
    <w:p w14:paraId="246B9B4D" w14:textId="77777777" w:rsidR="00613625" w:rsidRPr="00613625" w:rsidRDefault="00613625" w:rsidP="00613625">
      <w:pPr>
        <w:pStyle w:val="NormaleWeb1"/>
        <w:numPr>
          <w:ilvl w:val="0"/>
          <w:numId w:val="2"/>
        </w:numPr>
        <w:suppressAutoHyphens w:val="0"/>
        <w:spacing w:before="0" w:after="0" w:line="360" w:lineRule="auto"/>
        <w:jc w:val="both"/>
        <w:rPr>
          <w:ins w:id="11" w:author="Federico Favaro" w:date="2025-05-13T17:54:00Z" w16du:dateUtc="2025-05-13T15:54:00Z"/>
          <w:rFonts w:ascii="Arial" w:hAnsi="Arial" w:cs="Arial"/>
          <w:rPrChange w:id="12" w:author="Federico Favaro" w:date="2025-05-13T17:54:00Z" w16du:dateUtc="2025-05-13T15:54:00Z">
            <w:rPr>
              <w:ins w:id="13" w:author="Federico Favaro" w:date="2025-05-13T17:54:00Z" w16du:dateUtc="2025-05-13T15:54:00Z"/>
            </w:rPr>
          </w:rPrChange>
        </w:rPr>
        <w:pPrChange w:id="14" w:author="Federico Favaro" w:date="2025-05-13T17:53:00Z" w16du:dateUtc="2025-05-13T15:53:00Z">
          <w:pPr>
            <w:pStyle w:val="NormaleWeb1"/>
            <w:numPr>
              <w:numId w:val="2"/>
            </w:numPr>
            <w:tabs>
              <w:tab w:val="num" w:pos="0"/>
            </w:tabs>
            <w:spacing w:before="0" w:after="0" w:line="360" w:lineRule="auto"/>
            <w:ind w:left="720" w:hanging="360"/>
            <w:jc w:val="both"/>
          </w:pPr>
        </w:pPrChange>
      </w:pPr>
    </w:p>
    <w:p w14:paraId="45B42E77" w14:textId="1A3A2768" w:rsidR="00CC772E" w:rsidRDefault="00000000" w:rsidP="00613625">
      <w:pPr>
        <w:pStyle w:val="NormaleWeb1"/>
        <w:suppressAutoHyphens w:val="0"/>
        <w:spacing w:before="0" w:after="0" w:line="360" w:lineRule="auto"/>
        <w:ind w:left="720"/>
        <w:jc w:val="both"/>
      </w:pPr>
      <w:r w:rsidRPr="00613625">
        <w:rPr>
          <w:rStyle w:val="Carpredefinitoparagrafo1"/>
          <w:rFonts w:ascii="Arial" w:hAnsi="Arial" w:cs="Arial"/>
          <w:color w:val="000000"/>
        </w:rPr>
        <w:t xml:space="preserve">Dal 2002 al 2007 presso </w:t>
      </w:r>
      <w:proofErr w:type="spellStart"/>
      <w:r w:rsidRPr="00613625">
        <w:rPr>
          <w:rStyle w:val="Carpredefinitoparagrafo1"/>
          <w:rFonts w:ascii="Arial" w:hAnsi="Arial" w:cs="Arial"/>
          <w:color w:val="000000"/>
        </w:rPr>
        <w:t>Italstage</w:t>
      </w:r>
      <w:proofErr w:type="spellEnd"/>
      <w:r w:rsidRPr="00613625">
        <w:rPr>
          <w:rStyle w:val="Carpredefinitoparagrafo1"/>
          <w:rFonts w:ascii="Arial" w:hAnsi="Arial" w:cs="Arial"/>
          <w:color w:val="000000"/>
        </w:rPr>
        <w:t xml:space="preserve"> Company s.r.l., situata a Napoli. La ditta si occupava di noleggio, installazione e manutenzione di strutture e attrezzature per eventi e spettacoli. Lavorava come addetto all’assemblaggio di parti in ferro funzionali all’allestimento del palco servendosi di tubo multidirezionale e martello. Lavorava in squadre di circa 15 persone. Quotidianamente sollevava pesi di entità variabile da 1 a 20 kg in autonomia, per un totale di circa 100 pezzi al giorno, mentre movimentava con l’ausilio di un altro operatore i pesi superiori che tuttavia non superavano mai i 30 kg, per un massimo 10 pezzi al giorno. Riferisce che durante tale mansione doveva mantenere per gran parte della giornata la stazione assisa.</w:t>
      </w:r>
      <w:r w:rsidR="00C56CDE" w:rsidRPr="00613625">
        <w:rPr>
          <w:rStyle w:val="Carpredefinitoparagrafo1"/>
          <w:rFonts w:ascii="Arial" w:hAnsi="Arial" w:cs="Arial"/>
          <w:color w:val="000000"/>
        </w:rPr>
        <w:t xml:space="preserve"> </w:t>
      </w:r>
      <w:proofErr w:type="gramStart"/>
      <w:r w:rsidRPr="00613625">
        <w:rPr>
          <w:rStyle w:val="Carpredefinitoparagrafo1"/>
          <w:rFonts w:ascii="Arial" w:hAnsi="Arial" w:cs="Arial"/>
          <w:color w:val="000000"/>
        </w:rPr>
        <w:t>Lavorava</w:t>
      </w:r>
      <w:proofErr w:type="gramEnd"/>
      <w:r w:rsidRPr="00613625">
        <w:rPr>
          <w:rStyle w:val="Carpredefinitoparagrafo1"/>
          <w:rFonts w:ascii="Arial" w:hAnsi="Arial" w:cs="Arial"/>
          <w:color w:val="000000"/>
        </w:rPr>
        <w:t xml:space="preserve"> 8 ore al giorno per un totale di 40 ore settimanali 5-6 giorni su 7.</w:t>
      </w:r>
    </w:p>
    <w:p w14:paraId="2C675C87" w14:textId="6A839BA9" w:rsidR="00CC772E" w:rsidRDefault="00000000">
      <w:pPr>
        <w:pStyle w:val="NormaleWeb1"/>
        <w:numPr>
          <w:ilvl w:val="0"/>
          <w:numId w:val="5"/>
        </w:numPr>
        <w:suppressAutoHyphens w:val="0"/>
        <w:spacing w:before="0" w:after="0" w:line="360" w:lineRule="auto"/>
        <w:jc w:val="both"/>
      </w:pPr>
      <w:r>
        <w:rPr>
          <w:rStyle w:val="Carpredefinitoparagrafo1"/>
          <w:rFonts w:ascii="Arial" w:hAnsi="Arial" w:cs="Arial"/>
          <w:color w:val="000000"/>
        </w:rPr>
        <w:t xml:space="preserve">Dal 2007 al 2008 presso </w:t>
      </w:r>
      <w:proofErr w:type="spellStart"/>
      <w:r>
        <w:rPr>
          <w:rStyle w:val="Carpredefinitoparagrafo1"/>
          <w:rFonts w:ascii="Arial" w:hAnsi="Arial" w:cs="Arial"/>
          <w:color w:val="000000"/>
        </w:rPr>
        <w:t>Sartoretto</w:t>
      </w:r>
      <w:proofErr w:type="spellEnd"/>
      <w:r>
        <w:rPr>
          <w:rStyle w:val="Carpredefinitoparagrafo1"/>
          <w:rFonts w:ascii="Arial" w:hAnsi="Arial" w:cs="Arial"/>
          <w:color w:val="000000"/>
        </w:rPr>
        <w:t xml:space="preserve"> Group s.r.l., situata a Casier (TV). La ditta era specializzata nella progettazione, noleggio e montaggio di strutture temporanee per eventi di vario genere. Lavorava </w:t>
      </w:r>
      <w:r w:rsidR="00C56CDE">
        <w:rPr>
          <w:rStyle w:val="Carpredefinitoparagrafo1"/>
          <w:rFonts w:ascii="Arial" w:hAnsi="Arial" w:cs="Arial"/>
          <w:color w:val="000000"/>
        </w:rPr>
        <w:t>con mansioni</w:t>
      </w:r>
      <w:r>
        <w:rPr>
          <w:rStyle w:val="Carpredefinitoparagrafo1"/>
          <w:rFonts w:ascii="Arial" w:hAnsi="Arial" w:cs="Arial"/>
          <w:color w:val="000000"/>
        </w:rPr>
        <w:t xml:space="preserve"> analoghe a quelle descritte precedentemente. Ha interrotto il lavoro per un infortunio avvenuto nel 2008.</w:t>
      </w:r>
    </w:p>
    <w:p w14:paraId="145583F5" w14:textId="77777777" w:rsidR="00CC772E" w:rsidRDefault="00000000">
      <w:pPr>
        <w:pStyle w:val="NormaleWeb1"/>
        <w:suppressAutoHyphens w:val="0"/>
        <w:spacing w:before="0" w:after="0" w:line="360" w:lineRule="auto"/>
        <w:ind w:left="720"/>
        <w:jc w:val="both"/>
      </w:pPr>
      <w:r>
        <w:rPr>
          <w:rStyle w:val="Carpredefinitoparagrafo1"/>
          <w:rFonts w:ascii="Arial" w:hAnsi="Arial" w:cs="Arial"/>
          <w:color w:val="000000"/>
        </w:rPr>
        <w:t>Lavorava 8 ore al giorno per un totale di 40 ore settimanali 5-6 giorni su 7.</w:t>
      </w:r>
    </w:p>
    <w:p w14:paraId="2FB40A79" w14:textId="679DAB7E" w:rsidR="00CC772E" w:rsidRDefault="00000000">
      <w:pPr>
        <w:pStyle w:val="NormaleWeb1"/>
        <w:numPr>
          <w:ilvl w:val="0"/>
          <w:numId w:val="6"/>
        </w:numPr>
        <w:suppressAutoHyphens w:val="0"/>
        <w:spacing w:before="0" w:after="0" w:line="360" w:lineRule="auto"/>
        <w:jc w:val="both"/>
        <w:rPr>
          <w:color w:val="000000" w:themeColor="text1"/>
        </w:rPr>
      </w:pPr>
      <w:r>
        <w:rPr>
          <w:rStyle w:val="Carpredefinitoparagrafo1"/>
          <w:rFonts w:ascii="Arial" w:hAnsi="Arial" w:cs="Arial"/>
          <w:color w:val="000000"/>
        </w:rPr>
        <w:lastRenderedPageBreak/>
        <w:t>Dal</w:t>
      </w:r>
      <w:r>
        <w:rPr>
          <w:rStyle w:val="Carpredefinitoparagrafo1"/>
          <w:rFonts w:ascii="Arial" w:hAnsi="Arial" w:cs="Arial"/>
          <w:color w:val="5B9BD5"/>
        </w:rPr>
        <w:t xml:space="preserve"> </w:t>
      </w:r>
      <w:r>
        <w:rPr>
          <w:rStyle w:val="Carpredefinitoparagrafo1"/>
          <w:rFonts w:ascii="Arial" w:hAnsi="Arial" w:cs="Arial"/>
          <w:color w:val="000000" w:themeColor="text1"/>
        </w:rPr>
        <w:t xml:space="preserve">2008 ad oggi, presso </w:t>
      </w:r>
      <w:proofErr w:type="spellStart"/>
      <w:r>
        <w:rPr>
          <w:rStyle w:val="Carpredefinitoparagrafo1"/>
          <w:rFonts w:ascii="Arial" w:hAnsi="Arial" w:cs="Arial"/>
          <w:color w:val="000000" w:themeColor="text1"/>
        </w:rPr>
        <w:t>Euroedile</w:t>
      </w:r>
      <w:proofErr w:type="spellEnd"/>
      <w:r>
        <w:rPr>
          <w:rStyle w:val="Carpredefinitoparagrafo1"/>
          <w:rFonts w:ascii="Arial" w:hAnsi="Arial" w:cs="Arial"/>
          <w:color w:val="000000" w:themeColor="text1"/>
        </w:rPr>
        <w:t xml:space="preserve"> s.r.l., situata a Paese (TV). La ditta si occupa di progettazione, allestimento, noleggio e vendita di diverse tipologie di ponteggi e attrezzature correlate per l’edilizia. Si sposta per periodi di circa 2-3 settimane per trasferte in diverse regioni d’Italia per il montaggio di strutture di ponteggio. Quotidianamente si occupa di scaricare il camion, movimentando elementi metallici di peso variabile che può raggiungere anche i 70 kg: solitamente sono movimentati in coppia ma frequentemente si rende necessario il trasporto in autonomia. Ogni giorno, in funzione delle necessità, si serve di strumenti come l’avvitatore automatico, la chiave inglese per stringere morsetti e bulloni e il martello per inserire i pioli negli alloggiamenti. Riferisce </w:t>
      </w:r>
      <w:r>
        <w:rPr>
          <w:rStyle w:val="Carpredefinitoparagrafo1"/>
          <w:rFonts w:ascii="Arial" w:hAnsi="Arial" w:cs="Arial"/>
          <w:color w:val="000000"/>
        </w:rPr>
        <w:t>che l’altezza limitata dei ponteggi rende</w:t>
      </w:r>
      <w:r w:rsidR="00C56CDE">
        <w:rPr>
          <w:rStyle w:val="Carpredefinitoparagrafo1"/>
          <w:rFonts w:ascii="Arial" w:hAnsi="Arial" w:cs="Arial"/>
          <w:color w:val="000000"/>
        </w:rPr>
        <w:t>va</w:t>
      </w:r>
      <w:r>
        <w:rPr>
          <w:rStyle w:val="Carpredefinitoparagrafo1"/>
          <w:rFonts w:ascii="Arial" w:hAnsi="Arial" w:cs="Arial"/>
          <w:color w:val="000000"/>
        </w:rPr>
        <w:t xml:space="preserve"> necessarie frequenti flesso</w:t>
      </w:r>
      <w:r w:rsidR="00237B50">
        <w:rPr>
          <w:rStyle w:val="Carpredefinitoparagrafo1"/>
          <w:rFonts w:ascii="Arial" w:hAnsi="Arial" w:cs="Arial"/>
          <w:color w:val="000000"/>
        </w:rPr>
        <w:t>-</w:t>
      </w:r>
      <w:r>
        <w:rPr>
          <w:rStyle w:val="Carpredefinitoparagrafo1"/>
          <w:rFonts w:ascii="Arial" w:hAnsi="Arial" w:cs="Arial"/>
          <w:color w:val="000000"/>
        </w:rPr>
        <w:t xml:space="preserve">estensioni del rachide e delle ginocchia per attraversarli. Spesso nel corso degli allestimenti dei cantieri si trova a trasportare a spalla montanti della lunghezza di circa 3 metri e del peso variabile da 10 fino a 20 Kg, per una media di 40 </w:t>
      </w:r>
      <w:r>
        <w:rPr>
          <w:rStyle w:val="Carpredefinitoparagrafo1"/>
          <w:rFonts w:ascii="Arial" w:hAnsi="Arial" w:cs="Arial"/>
          <w:color w:val="000000" w:themeColor="text1"/>
        </w:rPr>
        <w:t>volte al giorno.</w:t>
      </w:r>
    </w:p>
    <w:p w14:paraId="29028DD7" w14:textId="10ACFDC6" w:rsidR="00CC772E" w:rsidRDefault="00000000">
      <w:pPr>
        <w:pStyle w:val="NormaleWeb1"/>
        <w:suppressAutoHyphens w:val="0"/>
        <w:spacing w:before="0" w:after="0" w:line="360" w:lineRule="auto"/>
        <w:ind w:left="720"/>
        <w:jc w:val="both"/>
        <w:rPr>
          <w:rFonts w:ascii="Arial" w:hAnsi="Arial" w:cs="Arial"/>
          <w:color w:val="000000" w:themeColor="text1"/>
        </w:rPr>
      </w:pPr>
      <w:r>
        <w:rPr>
          <w:rFonts w:ascii="Arial" w:hAnsi="Arial" w:cs="Arial"/>
          <w:color w:val="000000" w:themeColor="text1"/>
        </w:rPr>
        <w:t>Lavora 40 ore settimanali più straordinari, per un totale di 10 ore al giorno, riferisce 7 giorni su 7.</w:t>
      </w:r>
    </w:p>
    <w:p w14:paraId="15C9EB9D" w14:textId="631BC5E1" w:rsidR="00492C64" w:rsidRPr="00150FB3" w:rsidRDefault="00000000" w:rsidP="00492C64">
      <w:pPr>
        <w:pStyle w:val="NormaleWeb1"/>
        <w:suppressAutoHyphens w:val="0"/>
        <w:spacing w:before="0" w:after="0" w:line="360" w:lineRule="auto"/>
        <w:ind w:left="720"/>
        <w:jc w:val="both"/>
        <w:rPr>
          <w:rFonts w:ascii="Arial" w:hAnsi="Arial" w:cs="Arial"/>
          <w:color w:val="000000" w:themeColor="text1"/>
        </w:rPr>
      </w:pPr>
      <w:del w:id="15" w:author="Federico Favaro" w:date="2025-05-13T18:06:00Z" w16du:dateUtc="2025-05-13T16:06:00Z">
        <w:r w:rsidDel="000F024C">
          <w:rPr>
            <w:rFonts w:ascii="Arial" w:hAnsi="Arial" w:cs="Arial"/>
            <w:color w:val="000000" w:themeColor="text1"/>
          </w:rPr>
          <w:delText xml:space="preserve">Riporta </w:delText>
        </w:r>
      </w:del>
      <w:ins w:id="16" w:author="Federico Favaro" w:date="2025-05-13T18:06:00Z" w16du:dateUtc="2025-05-13T16:06:00Z">
        <w:r w:rsidR="000F024C">
          <w:rPr>
            <w:rFonts w:ascii="Arial" w:hAnsi="Arial" w:cs="Arial"/>
            <w:color w:val="000000" w:themeColor="text1"/>
          </w:rPr>
          <w:t>Sostiene</w:t>
        </w:r>
        <w:r w:rsidR="000F024C">
          <w:rPr>
            <w:rFonts w:ascii="Arial" w:hAnsi="Arial" w:cs="Arial"/>
            <w:color w:val="000000" w:themeColor="text1"/>
          </w:rPr>
          <w:t xml:space="preserve"> </w:t>
        </w:r>
      </w:ins>
      <w:r>
        <w:rPr>
          <w:rFonts w:ascii="Arial" w:hAnsi="Arial" w:cs="Arial"/>
          <w:color w:val="000000" w:themeColor="text1"/>
        </w:rPr>
        <w:t>di essere regolarmente sottoposto a sorveglianza sanitaria, per cui porta a visione giudizi di idoneità a partire dall’anno 2011 fino al più recente, datato 18/05/2024,</w:t>
      </w:r>
      <w:ins w:id="17" w:author="Federico Favaro" w:date="2025-05-13T18:06:00Z" w16du:dateUtc="2025-05-13T16:06:00Z">
        <w:r w:rsidR="000F024C">
          <w:rPr>
            <w:rFonts w:ascii="Arial" w:hAnsi="Arial" w:cs="Arial"/>
            <w:color w:val="000000" w:themeColor="text1"/>
          </w:rPr>
          <w:t xml:space="preserve"> </w:t>
        </w:r>
      </w:ins>
      <w:r w:rsidR="00492C64" w:rsidRPr="002950B9">
        <w:rPr>
          <w:rFonts w:ascii="Arial" w:hAnsi="Arial" w:cs="Arial"/>
          <w:color w:val="000000" w:themeColor="text1"/>
        </w:rPr>
        <w:t>i rischi riportati sono: Movimentazione manuale dei carichi; Rumore; Polveri, spazi confinati; fino al 2019 erano riportati inoltre: Microclima, Vibrazioni (mano braccio), Dipendenze (alcol dipendenza), Lavoro in altezza</w:t>
      </w:r>
      <w:r w:rsidR="00492C64">
        <w:rPr>
          <w:rFonts w:ascii="Arial" w:hAnsi="Arial" w:cs="Arial"/>
          <w:color w:val="000000" w:themeColor="text1"/>
        </w:rPr>
        <w:t>.</w:t>
      </w:r>
    </w:p>
    <w:p w14:paraId="103F0FAB" w14:textId="77777777" w:rsidR="00CC772E" w:rsidRDefault="00CC772E">
      <w:pPr>
        <w:pStyle w:val="NormaleWeb1"/>
        <w:suppressAutoHyphens w:val="0"/>
        <w:spacing w:before="0" w:after="0" w:line="360" w:lineRule="auto"/>
        <w:jc w:val="both"/>
        <w:rPr>
          <w:rFonts w:ascii="Arial" w:hAnsi="Arial" w:cs="Arial"/>
          <w:color w:val="000000" w:themeColor="text1"/>
        </w:rPr>
      </w:pPr>
    </w:p>
    <w:p w14:paraId="5E48BA28" w14:textId="4466F5F7" w:rsidR="00CC772E" w:rsidRDefault="00000000">
      <w:pPr>
        <w:pStyle w:val="NormaleWeb1"/>
        <w:suppressAutoHyphens w:val="0"/>
        <w:spacing w:before="0" w:after="0" w:line="360" w:lineRule="auto"/>
        <w:jc w:val="both"/>
        <w:rPr>
          <w:color w:val="000000" w:themeColor="text1"/>
        </w:rPr>
      </w:pPr>
      <w:r>
        <w:rPr>
          <w:rStyle w:val="Carpredefinitoparagrafo1"/>
          <w:rFonts w:ascii="Arial" w:hAnsi="Arial" w:cs="Arial"/>
          <w:color w:val="000000" w:themeColor="text1"/>
        </w:rPr>
        <w:t xml:space="preserve">Attualmente assente dal lavoro per malattia per intervento di </w:t>
      </w:r>
      <w:proofErr w:type="spellStart"/>
      <w:r>
        <w:rPr>
          <w:rStyle w:val="Carpredefinitoparagrafo1"/>
          <w:rFonts w:ascii="Arial" w:hAnsi="Arial" w:cs="Arial"/>
          <w:color w:val="000000" w:themeColor="text1"/>
        </w:rPr>
        <w:t>ernioplastica</w:t>
      </w:r>
      <w:proofErr w:type="spellEnd"/>
      <w:r>
        <w:rPr>
          <w:rStyle w:val="Carpredefinitoparagrafo1"/>
          <w:rFonts w:ascii="Arial" w:hAnsi="Arial" w:cs="Arial"/>
          <w:color w:val="000000" w:themeColor="text1"/>
        </w:rPr>
        <w:t xml:space="preserve"> inguinale bilaterale avvenuta il 17 </w:t>
      </w:r>
      <w:proofErr w:type="gramStart"/>
      <w:r>
        <w:rPr>
          <w:rStyle w:val="Carpredefinitoparagrafo1"/>
          <w:rFonts w:ascii="Arial" w:hAnsi="Arial" w:cs="Arial"/>
          <w:color w:val="000000" w:themeColor="text1"/>
        </w:rPr>
        <w:t>Marzo</w:t>
      </w:r>
      <w:proofErr w:type="gramEnd"/>
      <w:r>
        <w:rPr>
          <w:rStyle w:val="Carpredefinitoparagrafo1"/>
          <w:rFonts w:ascii="Arial" w:hAnsi="Arial" w:cs="Arial"/>
          <w:color w:val="000000" w:themeColor="text1"/>
        </w:rPr>
        <w:t xml:space="preserve"> 2025. Rientrerà dalla malattia il 22 </w:t>
      </w:r>
      <w:proofErr w:type="gramStart"/>
      <w:r>
        <w:rPr>
          <w:rStyle w:val="Carpredefinitoparagrafo1"/>
          <w:rFonts w:ascii="Arial" w:hAnsi="Arial" w:cs="Arial"/>
          <w:color w:val="000000" w:themeColor="text1"/>
        </w:rPr>
        <w:t>Aprile</w:t>
      </w:r>
      <w:proofErr w:type="gramEnd"/>
      <w:r>
        <w:rPr>
          <w:rStyle w:val="Carpredefinitoparagrafo1"/>
          <w:rFonts w:ascii="Arial" w:hAnsi="Arial" w:cs="Arial"/>
          <w:color w:val="000000" w:themeColor="text1"/>
        </w:rPr>
        <w:t xml:space="preserve"> 2025.</w:t>
      </w:r>
    </w:p>
    <w:p w14:paraId="271A82B9" w14:textId="77777777" w:rsidR="00CC772E" w:rsidRDefault="00CC772E">
      <w:pPr>
        <w:pStyle w:val="NormaleWeb1"/>
        <w:suppressAutoHyphens w:val="0"/>
        <w:spacing w:before="0" w:after="0" w:line="360" w:lineRule="auto"/>
        <w:jc w:val="both"/>
        <w:rPr>
          <w:rFonts w:ascii="Arial" w:hAnsi="Arial" w:cs="Arial"/>
          <w:color w:val="000000" w:themeColor="text1"/>
        </w:rPr>
      </w:pPr>
    </w:p>
    <w:p w14:paraId="3F15C627" w14:textId="77777777" w:rsidR="00CC772E" w:rsidRDefault="00000000">
      <w:pPr>
        <w:pStyle w:val="Standard"/>
        <w:suppressAutoHyphens w:val="0"/>
        <w:spacing w:line="360" w:lineRule="auto"/>
        <w:jc w:val="both"/>
        <w:textAlignment w:val="auto"/>
      </w:pPr>
      <w:r>
        <w:rPr>
          <w:rStyle w:val="Carpredefinitoparagrafo1"/>
          <w:rFonts w:ascii="Arial" w:hAnsi="Arial" w:cs="Arial"/>
          <w:color w:val="000000"/>
          <w:sz w:val="26"/>
          <w:szCs w:val="26"/>
        </w:rPr>
        <w:t>ANAMNESI FAMILIARE</w:t>
      </w:r>
    </w:p>
    <w:p w14:paraId="415FA2EE" w14:textId="2E2EC395" w:rsidR="00CC772E" w:rsidRDefault="00000000">
      <w:pPr>
        <w:pStyle w:val="NormaleWeb1"/>
        <w:spacing w:before="0" w:after="0" w:line="360" w:lineRule="auto"/>
        <w:jc w:val="both"/>
        <w:rPr>
          <w:rStyle w:val="Carpredefinitoparagrafo1"/>
          <w:rFonts w:ascii="Arial" w:hAnsi="Arial" w:cs="Arial"/>
          <w:color w:val="000000"/>
        </w:rPr>
      </w:pPr>
      <w:r>
        <w:rPr>
          <w:rStyle w:val="Carpredefinitoparagrafo1"/>
          <w:rFonts w:ascii="Arial" w:hAnsi="Arial" w:cs="Arial"/>
          <w:color w:val="000000"/>
        </w:rPr>
        <w:t>Madre deceduta all’età di 60 anni per complicanze di insufficienza renale.</w:t>
      </w:r>
      <w:r>
        <w:t xml:space="preserve"> </w:t>
      </w:r>
      <w:r>
        <w:rPr>
          <w:rStyle w:val="Carpredefinitoparagrafo1"/>
          <w:rFonts w:ascii="Arial" w:hAnsi="Arial" w:cs="Arial"/>
          <w:color w:val="000000"/>
        </w:rPr>
        <w:t xml:space="preserve">Padre deceduto all’età di 80 anni per patologia gastrica non meglio precisata. </w:t>
      </w:r>
    </w:p>
    <w:p w14:paraId="0CFA595C" w14:textId="19CCD509" w:rsidR="00CC772E" w:rsidRDefault="00141392">
      <w:pPr>
        <w:pStyle w:val="NormaleWeb1"/>
        <w:spacing w:before="0" w:after="0" w:line="360" w:lineRule="auto"/>
        <w:jc w:val="both"/>
        <w:rPr>
          <w:rStyle w:val="Carpredefinitoparagrafo1"/>
          <w:rFonts w:ascii="Arial" w:hAnsi="Arial" w:cs="Arial"/>
          <w:color w:val="000000"/>
        </w:rPr>
      </w:pPr>
      <w:r>
        <w:rPr>
          <w:rStyle w:val="Carpredefinitoparagrafo1"/>
          <w:rFonts w:ascii="Arial" w:hAnsi="Arial" w:cs="Arial"/>
          <w:color w:val="000000"/>
        </w:rPr>
        <w:t>Familiarità</w:t>
      </w:r>
      <w:r w:rsidR="00000000">
        <w:rPr>
          <w:rStyle w:val="Carpredefinitoparagrafo1"/>
          <w:rFonts w:ascii="Arial" w:hAnsi="Arial" w:cs="Arial"/>
          <w:color w:val="000000"/>
        </w:rPr>
        <w:t xml:space="preserve"> da parte materna per SMA fi tipo III (m. di </w:t>
      </w:r>
      <w:proofErr w:type="spellStart"/>
      <w:r w:rsidR="00000000">
        <w:rPr>
          <w:rStyle w:val="Carpredefinitoparagrafo1"/>
          <w:rFonts w:ascii="Arial" w:hAnsi="Arial" w:cs="Arial"/>
          <w:color w:val="000000"/>
        </w:rPr>
        <w:t>Kugelberg-Welander</w:t>
      </w:r>
      <w:proofErr w:type="spellEnd"/>
      <w:r w:rsidR="00000000">
        <w:rPr>
          <w:rStyle w:val="Carpredefinitoparagrafo1"/>
          <w:rFonts w:ascii="Arial" w:hAnsi="Arial" w:cs="Arial"/>
          <w:color w:val="000000"/>
        </w:rPr>
        <w:t>). Ha 1 fratello riferito in salute e 1 sorella riferita affetta da disturbi psichici non meglio definiti.</w:t>
      </w:r>
    </w:p>
    <w:p w14:paraId="7B42CA2D" w14:textId="77777777" w:rsidR="00CC772E" w:rsidRDefault="00CC772E">
      <w:pPr>
        <w:pStyle w:val="NormaleWeb1"/>
        <w:spacing w:before="0" w:after="0" w:line="360" w:lineRule="auto"/>
        <w:jc w:val="both"/>
        <w:rPr>
          <w:ins w:id="18" w:author="Federico Favaro" w:date="2025-05-13T18:07:00Z" w16du:dateUtc="2025-05-13T16:07:00Z"/>
          <w:rFonts w:ascii="Arial" w:hAnsi="Arial" w:cs="Arial"/>
          <w:color w:val="000000"/>
          <w:sz w:val="22"/>
          <w:szCs w:val="22"/>
        </w:rPr>
      </w:pPr>
    </w:p>
    <w:p w14:paraId="49A519C4" w14:textId="77777777" w:rsidR="000F024C" w:rsidRDefault="000F024C">
      <w:pPr>
        <w:pStyle w:val="NormaleWeb1"/>
        <w:spacing w:before="0" w:after="0" w:line="360" w:lineRule="auto"/>
        <w:jc w:val="both"/>
        <w:rPr>
          <w:ins w:id="19" w:author="Federico Favaro" w:date="2025-05-13T18:07:00Z" w16du:dateUtc="2025-05-13T16:07:00Z"/>
          <w:rFonts w:ascii="Arial" w:hAnsi="Arial" w:cs="Arial"/>
          <w:color w:val="000000"/>
          <w:sz w:val="22"/>
          <w:szCs w:val="22"/>
        </w:rPr>
      </w:pPr>
    </w:p>
    <w:p w14:paraId="77BEE8B3" w14:textId="77777777" w:rsidR="000F024C" w:rsidRDefault="000F024C">
      <w:pPr>
        <w:pStyle w:val="NormaleWeb1"/>
        <w:spacing w:before="0" w:after="0" w:line="360" w:lineRule="auto"/>
        <w:jc w:val="both"/>
        <w:rPr>
          <w:rFonts w:ascii="Arial" w:hAnsi="Arial" w:cs="Arial"/>
          <w:color w:val="000000"/>
          <w:sz w:val="22"/>
          <w:szCs w:val="22"/>
        </w:rPr>
      </w:pPr>
    </w:p>
    <w:p w14:paraId="4C53238C" w14:textId="77777777" w:rsidR="00CC772E" w:rsidRDefault="00000000">
      <w:pPr>
        <w:pStyle w:val="NormaleWeb1"/>
        <w:spacing w:before="0" w:after="0" w:line="360" w:lineRule="auto"/>
        <w:jc w:val="both"/>
      </w:pPr>
      <w:r>
        <w:rPr>
          <w:rStyle w:val="Carpredefinitoparagrafo1"/>
          <w:rFonts w:ascii="Arial" w:hAnsi="Arial" w:cs="Arial"/>
          <w:color w:val="000000"/>
          <w:sz w:val="26"/>
          <w:szCs w:val="26"/>
        </w:rPr>
        <w:lastRenderedPageBreak/>
        <w:t>ANAMNESI FISIOLOGICA</w:t>
      </w:r>
    </w:p>
    <w:p w14:paraId="2C878DCC" w14:textId="77777777" w:rsidR="00CC772E" w:rsidRDefault="00000000">
      <w:pPr>
        <w:pStyle w:val="NormaleWeb1"/>
        <w:spacing w:before="0" w:after="0" w:line="360" w:lineRule="auto"/>
        <w:jc w:val="both"/>
        <w:rPr>
          <w:color w:val="000000" w:themeColor="text1"/>
        </w:rPr>
      </w:pPr>
      <w:r>
        <w:rPr>
          <w:rStyle w:val="Carpredefinitoparagrafo1"/>
          <w:rFonts w:ascii="Arial" w:hAnsi="Arial" w:cs="Arial"/>
          <w:color w:val="000000" w:themeColor="text1"/>
        </w:rPr>
        <w:t>Destrimane. Livello di istruzione: diploma liceale.</w:t>
      </w:r>
    </w:p>
    <w:p w14:paraId="6757A013" w14:textId="749C5A03" w:rsidR="00CC772E" w:rsidRDefault="00000000">
      <w:pPr>
        <w:pStyle w:val="NormaleWeb1"/>
        <w:spacing w:before="0" w:after="0" w:line="360" w:lineRule="auto"/>
        <w:jc w:val="both"/>
        <w:rPr>
          <w:color w:val="000000" w:themeColor="text1"/>
        </w:rPr>
      </w:pPr>
      <w:r>
        <w:rPr>
          <w:rStyle w:val="Carpredefinitoparagrafo1"/>
          <w:rFonts w:ascii="Arial" w:hAnsi="Arial" w:cs="Arial"/>
          <w:color w:val="000000" w:themeColor="text1"/>
        </w:rPr>
        <w:t>Nato a termine da parto eutocico, regolare sviluppo psicofisico. Abile al servizio di leva, svolto nell’anno 1991.</w:t>
      </w:r>
      <w:r>
        <w:rPr>
          <w:color w:val="000000" w:themeColor="text1"/>
        </w:rPr>
        <w:t xml:space="preserve"> </w:t>
      </w:r>
      <w:r>
        <w:rPr>
          <w:rStyle w:val="Carpredefinitoparagrafo1"/>
          <w:rFonts w:ascii="Arial" w:hAnsi="Arial" w:cs="Arial"/>
          <w:color w:val="000000" w:themeColor="text1"/>
        </w:rPr>
        <w:t>Padre di 1 figlio maschio di 29 anni, con disabilità del 75% per riferita patologia psichica, disturbo di personalità e psicotico, insorti all’età di 10 anni. Attualmente risiede in una clinica specializzata.</w:t>
      </w:r>
      <w:r>
        <w:rPr>
          <w:color w:val="000000" w:themeColor="text1"/>
        </w:rPr>
        <w:t xml:space="preserve"> </w:t>
      </w:r>
      <w:r>
        <w:rPr>
          <w:rStyle w:val="Carpredefinitoparagrafo1"/>
          <w:rFonts w:ascii="Arial" w:hAnsi="Arial" w:cs="Arial"/>
          <w:color w:val="000000" w:themeColor="text1"/>
        </w:rPr>
        <w:t>Atti fisiologici riferiti nella norma (dieta alvo diuresi).</w:t>
      </w:r>
      <w:r>
        <w:rPr>
          <w:rStyle w:val="Carpredefinitoparagrafo1"/>
          <w:color w:val="000000" w:themeColor="text1"/>
        </w:rPr>
        <w:t xml:space="preserve"> </w:t>
      </w:r>
      <w:r>
        <w:rPr>
          <w:rStyle w:val="Carpredefinitoparagrafo1"/>
          <w:rFonts w:ascii="Arial" w:hAnsi="Arial" w:cs="Arial"/>
          <w:color w:val="000000" w:themeColor="text1"/>
        </w:rPr>
        <w:t>Ritmo sonno-veglia disturbato per algie.</w:t>
      </w:r>
      <w:r>
        <w:rPr>
          <w:color w:val="000000" w:themeColor="text1"/>
        </w:rPr>
        <w:t xml:space="preserve"> </w:t>
      </w:r>
      <w:r>
        <w:rPr>
          <w:rStyle w:val="Carpredefinitoparagrafo1"/>
          <w:rFonts w:ascii="Arial" w:hAnsi="Arial" w:cs="Arial"/>
          <w:color w:val="000000" w:themeColor="text1"/>
        </w:rPr>
        <w:t>Riferisce abitudini sedentarie.</w:t>
      </w:r>
      <w:r>
        <w:rPr>
          <w:color w:val="000000" w:themeColor="text1"/>
        </w:rPr>
        <w:t xml:space="preserve"> </w:t>
      </w:r>
      <w:r>
        <w:rPr>
          <w:rStyle w:val="Carpredefinitoparagrafo1"/>
          <w:rFonts w:ascii="Arial" w:hAnsi="Arial" w:cs="Arial"/>
          <w:color w:val="000000" w:themeColor="text1"/>
        </w:rPr>
        <w:t>Ex fumatore di n 15 sigarette/die per 30 anni (attivo fino al 2023). Assunzione saltuaria di alcolici e 1 caffè al dì.</w:t>
      </w:r>
    </w:p>
    <w:p w14:paraId="27A4F85B" w14:textId="10C025E4" w:rsidR="00CC772E" w:rsidRDefault="00000000">
      <w:pPr>
        <w:pStyle w:val="NormaleWeb1"/>
        <w:spacing w:before="0" w:after="0" w:line="360" w:lineRule="auto"/>
        <w:jc w:val="both"/>
        <w:rPr>
          <w:color w:val="000000" w:themeColor="text1"/>
        </w:rPr>
      </w:pPr>
      <w:r>
        <w:rPr>
          <w:rStyle w:val="Carpredefinitoparagrafo1"/>
          <w:rFonts w:ascii="Arial" w:hAnsi="Arial" w:cs="Arial"/>
          <w:color w:val="000000" w:themeColor="text1"/>
        </w:rPr>
        <w:t xml:space="preserve">In terapia con </w:t>
      </w:r>
      <w:proofErr w:type="spellStart"/>
      <w:r>
        <w:rPr>
          <w:rStyle w:val="Carpredefinitoparagrafo1"/>
          <w:rFonts w:ascii="Arial" w:hAnsi="Arial" w:cs="Arial"/>
          <w:color w:val="000000" w:themeColor="text1"/>
        </w:rPr>
        <w:t>Targin</w:t>
      </w:r>
      <w:proofErr w:type="spellEnd"/>
      <w:r>
        <w:rPr>
          <w:rStyle w:val="Carpredefinitoparagrafo1"/>
          <w:rFonts w:ascii="Arial" w:hAnsi="Arial" w:cs="Arial"/>
          <w:color w:val="000000" w:themeColor="text1"/>
        </w:rPr>
        <w:t xml:space="preserve"> 1 </w:t>
      </w:r>
      <w:proofErr w:type="spellStart"/>
      <w:r>
        <w:rPr>
          <w:rStyle w:val="Carpredefinitoparagrafo1"/>
          <w:rFonts w:ascii="Arial" w:hAnsi="Arial" w:cs="Arial"/>
          <w:color w:val="000000" w:themeColor="text1"/>
        </w:rPr>
        <w:t>cp</w:t>
      </w:r>
      <w:proofErr w:type="spellEnd"/>
      <w:r>
        <w:rPr>
          <w:rStyle w:val="Carpredefinitoparagrafo1"/>
          <w:rFonts w:ascii="Arial" w:hAnsi="Arial" w:cs="Arial"/>
          <w:color w:val="000000" w:themeColor="text1"/>
        </w:rPr>
        <w:t xml:space="preserve"> la mattina e 2cp la sera (prescritte per la terapia del dolore). Assume </w:t>
      </w:r>
      <w:proofErr w:type="spellStart"/>
      <w:r>
        <w:rPr>
          <w:rStyle w:val="Carpredefinitoparagrafo1"/>
          <w:rFonts w:ascii="Arial" w:hAnsi="Arial" w:cs="Arial"/>
          <w:color w:val="000000" w:themeColor="text1"/>
        </w:rPr>
        <w:t>Triatec</w:t>
      </w:r>
      <w:proofErr w:type="spellEnd"/>
      <w:r>
        <w:rPr>
          <w:rStyle w:val="Carpredefinitoparagrafo1"/>
          <w:rFonts w:ascii="Arial" w:hAnsi="Arial" w:cs="Arial"/>
          <w:color w:val="000000" w:themeColor="text1"/>
        </w:rPr>
        <w:t xml:space="preserve">, </w:t>
      </w:r>
      <w:proofErr w:type="spellStart"/>
      <w:r>
        <w:rPr>
          <w:rStyle w:val="Carpredefinitoparagrafo1"/>
          <w:rFonts w:ascii="Arial" w:hAnsi="Arial" w:cs="Arial"/>
          <w:color w:val="000000" w:themeColor="text1"/>
        </w:rPr>
        <w:t>Tigroton</w:t>
      </w:r>
      <w:proofErr w:type="spellEnd"/>
      <w:r>
        <w:rPr>
          <w:rStyle w:val="Carpredefinitoparagrafo1"/>
          <w:rFonts w:ascii="Arial" w:hAnsi="Arial" w:cs="Arial"/>
          <w:color w:val="000000" w:themeColor="text1"/>
        </w:rPr>
        <w:t xml:space="preserve">, </w:t>
      </w:r>
      <w:proofErr w:type="spellStart"/>
      <w:r>
        <w:rPr>
          <w:rStyle w:val="Carpredefinitoparagrafo1"/>
          <w:rFonts w:ascii="Arial" w:hAnsi="Arial" w:cs="Arial"/>
          <w:color w:val="000000" w:themeColor="text1"/>
        </w:rPr>
        <w:t>Lansoprazolo</w:t>
      </w:r>
      <w:proofErr w:type="spellEnd"/>
      <w:r>
        <w:rPr>
          <w:rStyle w:val="Carpredefinitoparagrafo1"/>
          <w:rFonts w:ascii="Arial" w:hAnsi="Arial" w:cs="Arial"/>
          <w:color w:val="000000" w:themeColor="text1"/>
        </w:rPr>
        <w:t xml:space="preserve">, </w:t>
      </w:r>
      <w:proofErr w:type="spellStart"/>
      <w:r>
        <w:rPr>
          <w:rStyle w:val="Carpredefinitoparagrafo1"/>
          <w:rFonts w:ascii="Arial" w:hAnsi="Arial" w:cs="Arial"/>
          <w:color w:val="000000" w:themeColor="text1"/>
        </w:rPr>
        <w:t>Allopurinolo</w:t>
      </w:r>
      <w:proofErr w:type="spellEnd"/>
      <w:r>
        <w:rPr>
          <w:rStyle w:val="Carpredefinitoparagrafo1"/>
          <w:rFonts w:ascii="Arial" w:hAnsi="Arial" w:cs="Arial"/>
          <w:color w:val="000000" w:themeColor="text1"/>
        </w:rPr>
        <w:t xml:space="preserve"> ed un integratore per il controllo dei livelli sierici di acido urico.</w:t>
      </w:r>
      <w:r>
        <w:rPr>
          <w:color w:val="000000" w:themeColor="text1"/>
        </w:rPr>
        <w:t xml:space="preserve"> </w:t>
      </w:r>
      <w:r>
        <w:rPr>
          <w:rStyle w:val="Carpredefinitoparagrafo1"/>
          <w:rFonts w:ascii="Arial" w:hAnsi="Arial" w:cs="Arial"/>
          <w:color w:val="000000" w:themeColor="text1"/>
        </w:rPr>
        <w:t>Non riferisce allergie note.</w:t>
      </w:r>
    </w:p>
    <w:p w14:paraId="7ED893C5" w14:textId="77777777" w:rsidR="00CC772E" w:rsidRDefault="00CC772E">
      <w:pPr>
        <w:pStyle w:val="NormaleWeb1"/>
        <w:spacing w:before="0" w:after="0" w:line="360" w:lineRule="auto"/>
        <w:jc w:val="both"/>
        <w:rPr>
          <w:rFonts w:ascii="Arial" w:hAnsi="Arial" w:cs="Arial"/>
          <w:color w:val="4A86E8"/>
          <w:sz w:val="22"/>
          <w:szCs w:val="22"/>
        </w:rPr>
      </w:pPr>
    </w:p>
    <w:p w14:paraId="55A9EF2A" w14:textId="77777777" w:rsidR="00CC772E" w:rsidRDefault="00000000">
      <w:pPr>
        <w:pStyle w:val="NormaleWeb1"/>
        <w:spacing w:before="0" w:after="0" w:line="360" w:lineRule="auto"/>
        <w:jc w:val="both"/>
      </w:pPr>
      <w:r>
        <w:rPr>
          <w:rStyle w:val="Carpredefinitoparagrafo1"/>
          <w:rFonts w:ascii="Arial" w:hAnsi="Arial" w:cs="Arial"/>
          <w:color w:val="000000"/>
          <w:sz w:val="26"/>
          <w:szCs w:val="26"/>
        </w:rPr>
        <w:t>ANAMNESI PATOLOGICA REMOTA</w:t>
      </w:r>
    </w:p>
    <w:p w14:paraId="73490F2C" w14:textId="77777777" w:rsidR="00CC772E" w:rsidRDefault="00000000">
      <w:pPr>
        <w:pStyle w:val="NormaleWeb1"/>
        <w:spacing w:before="0" w:after="0" w:line="360" w:lineRule="auto"/>
        <w:jc w:val="both"/>
        <w:rPr>
          <w:rFonts w:ascii="Arial" w:hAnsi="Arial" w:cs="Arial"/>
          <w:color w:val="000000"/>
        </w:rPr>
      </w:pPr>
      <w:r>
        <w:rPr>
          <w:rFonts w:ascii="Arial" w:hAnsi="Arial" w:cs="Arial"/>
          <w:color w:val="000000"/>
        </w:rPr>
        <w:t xml:space="preserve">In data non specificata, il paziente ha ricevuto diagnosi di ipertensione arteriosa e insufficienza venosa cronica e ambliopia. </w:t>
      </w:r>
    </w:p>
    <w:p w14:paraId="54D800EC" w14:textId="77777777" w:rsidR="00CC772E" w:rsidRDefault="00000000">
      <w:pPr>
        <w:pStyle w:val="Standard"/>
        <w:suppressAutoHyphens w:val="0"/>
        <w:spacing w:line="360" w:lineRule="auto"/>
        <w:jc w:val="both"/>
        <w:rPr>
          <w:rFonts w:ascii="Arial" w:hAnsi="Arial" w:cs="Arial"/>
          <w:color w:val="000000"/>
        </w:rPr>
      </w:pPr>
      <w:r>
        <w:rPr>
          <w:rFonts w:ascii="Arial" w:hAnsi="Arial" w:cs="Arial"/>
          <w:color w:val="000000"/>
        </w:rPr>
        <w:t>Affetto da patologia renale: “rene midollare a spugna” diagnosticata nel 2002 in terapia, per la quale dal 2024 possiede certificazione di malattia rara.</w:t>
      </w:r>
    </w:p>
    <w:p w14:paraId="7DA833F9" w14:textId="77777777" w:rsidR="00CC772E" w:rsidRDefault="00000000">
      <w:pPr>
        <w:pStyle w:val="Standard"/>
        <w:suppressAutoHyphens w:val="0"/>
        <w:spacing w:line="360" w:lineRule="auto"/>
        <w:jc w:val="both"/>
        <w:rPr>
          <w:rFonts w:ascii="Arial" w:hAnsi="Arial" w:cs="Arial"/>
          <w:color w:val="000000"/>
        </w:rPr>
      </w:pPr>
      <w:r>
        <w:rPr>
          <w:rFonts w:ascii="Arial" w:hAnsi="Arial" w:cs="Arial"/>
          <w:color w:val="000000"/>
        </w:rPr>
        <w:t>Asimmetria atrofica dell’</w:t>
      </w:r>
      <w:proofErr w:type="spellStart"/>
      <w:r>
        <w:rPr>
          <w:rFonts w:ascii="Arial" w:hAnsi="Arial" w:cs="Arial"/>
          <w:color w:val="000000"/>
        </w:rPr>
        <w:t>emisoma</w:t>
      </w:r>
      <w:proofErr w:type="spellEnd"/>
      <w:r>
        <w:rPr>
          <w:rFonts w:ascii="Arial" w:hAnsi="Arial" w:cs="Arial"/>
          <w:color w:val="000000"/>
        </w:rPr>
        <w:t xml:space="preserve"> sinistro fin da bambino ma riferita lentamente ingravescente fino all’età adulta.</w:t>
      </w:r>
    </w:p>
    <w:p w14:paraId="7E3F9507" w14:textId="77777777" w:rsidR="00492C64" w:rsidRPr="00150FB3" w:rsidRDefault="00492C64" w:rsidP="00492C64">
      <w:pPr>
        <w:pStyle w:val="NormaleWeb1"/>
        <w:spacing w:before="0" w:after="0" w:line="360" w:lineRule="auto"/>
        <w:jc w:val="both"/>
        <w:rPr>
          <w:rFonts w:ascii="Arial" w:hAnsi="Arial" w:cs="Arial"/>
          <w:color w:val="000000"/>
        </w:rPr>
      </w:pPr>
      <w:r>
        <w:rPr>
          <w:rStyle w:val="Carpredefinitoparagrafo1"/>
          <w:rFonts w:ascii="Arial" w:eastAsia="Wingdings" w:hAnsi="Arial" w:cs="Arial"/>
          <w:color w:val="000000" w:themeColor="text1"/>
        </w:rPr>
        <w:t>Riferisce parestesie principalmente diurne all’</w:t>
      </w:r>
      <w:r w:rsidRPr="00150FB3">
        <w:rPr>
          <w:rStyle w:val="Carpredefinitoparagrafo1"/>
          <w:rFonts w:ascii="Arial" w:eastAsia="Wingdings" w:hAnsi="Arial" w:cs="Arial"/>
          <w:color w:val="000000" w:themeColor="text1"/>
        </w:rPr>
        <w:t>arto inferiore sinistro</w:t>
      </w:r>
      <w:r>
        <w:rPr>
          <w:rStyle w:val="Carpredefinitoparagrafo1"/>
          <w:rFonts w:ascii="Arial" w:eastAsia="Wingdings" w:hAnsi="Arial" w:cs="Arial"/>
          <w:color w:val="000000" w:themeColor="text1"/>
        </w:rPr>
        <w:t xml:space="preserve"> e </w:t>
      </w:r>
      <w:proofErr w:type="spellStart"/>
      <w:r w:rsidRPr="00150FB3">
        <w:rPr>
          <w:rStyle w:val="Carpredefinitoparagrafo1"/>
          <w:rFonts w:ascii="Arial" w:eastAsia="Wingdings" w:hAnsi="Arial" w:cs="Arial"/>
          <w:color w:val="000000" w:themeColor="text1"/>
        </w:rPr>
        <w:t>disestesie</w:t>
      </w:r>
      <w:proofErr w:type="spellEnd"/>
      <w:r w:rsidRPr="00150FB3">
        <w:rPr>
          <w:rStyle w:val="Carpredefinitoparagrafo1"/>
          <w:rFonts w:ascii="Arial" w:eastAsia="Wingdings" w:hAnsi="Arial" w:cs="Arial"/>
          <w:color w:val="000000" w:themeColor="text1"/>
        </w:rPr>
        <w:t xml:space="preserve"> gamba </w:t>
      </w:r>
      <w:r>
        <w:rPr>
          <w:rStyle w:val="Carpredefinitoparagrafo1"/>
          <w:rFonts w:ascii="Arial" w:eastAsia="Wingdings" w:hAnsi="Arial" w:cs="Arial"/>
          <w:color w:val="000000" w:themeColor="text1"/>
        </w:rPr>
        <w:t>sinistra</w:t>
      </w:r>
      <w:r w:rsidRPr="00150FB3">
        <w:rPr>
          <w:rStyle w:val="Carpredefinitoparagrafo1"/>
          <w:rFonts w:ascii="Arial" w:eastAsia="Wingdings" w:hAnsi="Arial" w:cs="Arial"/>
          <w:color w:val="000000" w:themeColor="text1"/>
        </w:rPr>
        <w:t>, in particolare alla regione dorsale del piede sx.</w:t>
      </w:r>
      <w:r>
        <w:rPr>
          <w:rStyle w:val="Carpredefinitoparagrafo1"/>
          <w:rFonts w:ascii="Arial" w:eastAsia="Wingdings" w:hAnsi="Arial" w:cs="Arial"/>
          <w:color w:val="000000" w:themeColor="text1"/>
        </w:rPr>
        <w:t xml:space="preserve"> </w:t>
      </w:r>
      <w:r w:rsidRPr="00150FB3">
        <w:rPr>
          <w:rFonts w:ascii="Arial" w:hAnsi="Arial" w:cs="Arial"/>
          <w:color w:val="000000"/>
        </w:rPr>
        <w:t xml:space="preserve">Interventi chirurgici: operato per strabismo in età adulta; il 25/03/2022 stabilizzazione e decompressione </w:t>
      </w:r>
      <w:r>
        <w:rPr>
          <w:rFonts w:ascii="Arial" w:hAnsi="Arial" w:cs="Arial"/>
          <w:color w:val="000000"/>
        </w:rPr>
        <w:t xml:space="preserve">con </w:t>
      </w:r>
      <w:r w:rsidRPr="00150FB3">
        <w:rPr>
          <w:rFonts w:ascii="Arial" w:hAnsi="Arial" w:cs="Arial"/>
          <w:color w:val="000000"/>
        </w:rPr>
        <w:t xml:space="preserve">artrodesi </w:t>
      </w:r>
      <w:r>
        <w:rPr>
          <w:rFonts w:ascii="Arial" w:hAnsi="Arial" w:cs="Arial"/>
          <w:color w:val="000000"/>
        </w:rPr>
        <w:t xml:space="preserve">della </w:t>
      </w:r>
      <w:r w:rsidRPr="00150FB3">
        <w:rPr>
          <w:rFonts w:ascii="Arial" w:hAnsi="Arial" w:cs="Arial"/>
          <w:color w:val="000000"/>
        </w:rPr>
        <w:t xml:space="preserve">colonna </w:t>
      </w:r>
      <w:r>
        <w:rPr>
          <w:rFonts w:ascii="Arial" w:hAnsi="Arial" w:cs="Arial"/>
          <w:color w:val="000000"/>
        </w:rPr>
        <w:t xml:space="preserve">a livello </w:t>
      </w:r>
      <w:r w:rsidRPr="00150FB3">
        <w:rPr>
          <w:rFonts w:ascii="Arial" w:hAnsi="Arial" w:cs="Arial"/>
          <w:color w:val="000000"/>
        </w:rPr>
        <w:t xml:space="preserve">L4-L5-S1; nel 2024 </w:t>
      </w:r>
      <w:proofErr w:type="spellStart"/>
      <w:r w:rsidRPr="00150FB3">
        <w:rPr>
          <w:rFonts w:ascii="Arial" w:hAnsi="Arial" w:cs="Arial"/>
          <w:color w:val="000000"/>
        </w:rPr>
        <w:t>safenectomia</w:t>
      </w:r>
      <w:proofErr w:type="spellEnd"/>
      <w:r w:rsidRPr="00150FB3">
        <w:rPr>
          <w:rFonts w:ascii="Arial" w:hAnsi="Arial" w:cs="Arial"/>
          <w:color w:val="000000"/>
        </w:rPr>
        <w:t xml:space="preserve"> </w:t>
      </w:r>
      <w:r>
        <w:rPr>
          <w:rFonts w:ascii="Arial" w:hAnsi="Arial" w:cs="Arial"/>
          <w:color w:val="000000"/>
        </w:rPr>
        <w:t xml:space="preserve">della </w:t>
      </w:r>
      <w:r w:rsidRPr="00150FB3">
        <w:rPr>
          <w:rFonts w:ascii="Arial" w:hAnsi="Arial" w:cs="Arial"/>
          <w:color w:val="000000"/>
        </w:rPr>
        <w:t xml:space="preserve">gamba sinistra. Nel 2019 neurolisi del nervo mediano della mano destra per </w:t>
      </w:r>
      <w:proofErr w:type="spellStart"/>
      <w:r>
        <w:rPr>
          <w:rFonts w:ascii="Arial" w:hAnsi="Arial" w:cs="Arial"/>
          <w:color w:val="000000"/>
        </w:rPr>
        <w:t>sdr</w:t>
      </w:r>
      <w:proofErr w:type="spellEnd"/>
      <w:r>
        <w:rPr>
          <w:rFonts w:ascii="Arial" w:hAnsi="Arial" w:cs="Arial"/>
          <w:color w:val="000000"/>
        </w:rPr>
        <w:t xml:space="preserve"> del </w:t>
      </w:r>
      <w:r w:rsidRPr="00150FB3">
        <w:rPr>
          <w:rFonts w:ascii="Arial" w:hAnsi="Arial" w:cs="Arial"/>
          <w:color w:val="000000"/>
        </w:rPr>
        <w:t xml:space="preserve">tunnel carpale, seguito nel 2020 dallo stesso intervento alla mano sinistra; a marzo 2025 </w:t>
      </w:r>
      <w:proofErr w:type="spellStart"/>
      <w:r w:rsidRPr="00150FB3">
        <w:rPr>
          <w:rFonts w:ascii="Arial" w:hAnsi="Arial" w:cs="Arial"/>
          <w:color w:val="000000"/>
        </w:rPr>
        <w:t>ernioplastica</w:t>
      </w:r>
      <w:proofErr w:type="spellEnd"/>
      <w:r w:rsidRPr="00150FB3">
        <w:rPr>
          <w:rFonts w:ascii="Arial" w:hAnsi="Arial" w:cs="Arial"/>
          <w:color w:val="000000"/>
        </w:rPr>
        <w:t xml:space="preserve"> inguinale bilaterale.</w:t>
      </w:r>
    </w:p>
    <w:p w14:paraId="68452B58" w14:textId="77777777" w:rsidR="00492C64" w:rsidRPr="00150FB3" w:rsidRDefault="00492C64" w:rsidP="00492C64">
      <w:pPr>
        <w:pStyle w:val="NormaleWeb1"/>
        <w:spacing w:before="0" w:after="0" w:line="360" w:lineRule="auto"/>
        <w:jc w:val="both"/>
      </w:pPr>
    </w:p>
    <w:p w14:paraId="409CCE46" w14:textId="77777777" w:rsidR="00492C64" w:rsidRPr="00150FB3" w:rsidRDefault="00492C64" w:rsidP="00492C64">
      <w:pPr>
        <w:pStyle w:val="NormaleWeb1"/>
        <w:spacing w:before="0" w:after="0" w:line="360" w:lineRule="auto"/>
        <w:jc w:val="both"/>
        <w:rPr>
          <w:rFonts w:ascii="Arial" w:hAnsi="Arial" w:cs="Arial"/>
          <w:color w:val="000000"/>
        </w:rPr>
      </w:pPr>
      <w:r w:rsidRPr="00150FB3">
        <w:rPr>
          <w:rFonts w:ascii="Arial" w:hAnsi="Arial" w:cs="Arial"/>
          <w:color w:val="000000"/>
        </w:rPr>
        <w:t xml:space="preserve">Riferisce i seguenti infortuni sul lavoro: nel 2007 frattura vertebrale per trauma durante </w:t>
      </w:r>
      <w:r>
        <w:rPr>
          <w:rFonts w:ascii="Arial" w:hAnsi="Arial" w:cs="Arial"/>
          <w:color w:val="000000"/>
        </w:rPr>
        <w:t>l'</w:t>
      </w:r>
      <w:r w:rsidRPr="00150FB3">
        <w:rPr>
          <w:rFonts w:ascii="Arial" w:hAnsi="Arial" w:cs="Arial"/>
          <w:color w:val="000000"/>
        </w:rPr>
        <w:t>orario di lavoro; nel 2023 frattura somatica di D8 e D11 in seguito a sollevamento di un carico di circa 45 Kg in autonomia. In seguito al trauma riferisce permanenza di lombalgia, trattata con FANS con parziale beneficio.</w:t>
      </w:r>
    </w:p>
    <w:p w14:paraId="5AA21E35" w14:textId="77777777" w:rsidR="00492C64" w:rsidRPr="00150FB3" w:rsidRDefault="00492C64" w:rsidP="00492C64">
      <w:pPr>
        <w:pStyle w:val="NormaleWeb1"/>
        <w:spacing w:before="0" w:after="0" w:line="360" w:lineRule="auto"/>
        <w:jc w:val="both"/>
        <w:rPr>
          <w:rFonts w:ascii="Arial" w:hAnsi="Arial" w:cs="Arial"/>
          <w:color w:val="000000"/>
        </w:rPr>
      </w:pPr>
    </w:p>
    <w:p w14:paraId="186DBBBC" w14:textId="77777777" w:rsidR="00492C64" w:rsidRPr="00150FB3" w:rsidRDefault="00492C64" w:rsidP="00492C64">
      <w:pPr>
        <w:pStyle w:val="NormaleWeb1"/>
        <w:spacing w:before="0" w:after="0" w:line="360" w:lineRule="auto"/>
        <w:jc w:val="both"/>
      </w:pPr>
      <w:r w:rsidRPr="00150FB3">
        <w:rPr>
          <w:rStyle w:val="Carpredefinitoparagrafo1"/>
          <w:rFonts w:ascii="Arial" w:eastAsia="Wingdings" w:hAnsi="Arial" w:cs="Arial"/>
          <w:color w:val="000000"/>
        </w:rPr>
        <w:lastRenderedPageBreak/>
        <w:t>Porta certificazione di invalidità lavorativa a carattere permanente</w:t>
      </w:r>
      <w:r>
        <w:rPr>
          <w:rStyle w:val="Carpredefinitoparagrafo1"/>
          <w:rFonts w:ascii="Arial" w:eastAsia="Wingdings" w:hAnsi="Arial" w:cs="Arial"/>
          <w:color w:val="000000"/>
        </w:rPr>
        <w:t xml:space="preserve"> (Caso n. 515599051)</w:t>
      </w:r>
      <w:r w:rsidRPr="00150FB3">
        <w:rPr>
          <w:rStyle w:val="Carpredefinitoparagrafo1"/>
          <w:rFonts w:ascii="Arial" w:eastAsia="Wingdings" w:hAnsi="Arial" w:cs="Arial"/>
          <w:color w:val="000000"/>
        </w:rPr>
        <w:t>, per un ammontare del 18%, per sindrome del tunnel carpale bilaterale, protrusioni discali multiple rachide lombare, risalente al 06/06/2023.</w:t>
      </w:r>
    </w:p>
    <w:p w14:paraId="44C7E507" w14:textId="77777777" w:rsidR="00492C64" w:rsidRPr="00150FB3" w:rsidRDefault="00492C64" w:rsidP="00492C64">
      <w:pPr>
        <w:pStyle w:val="NormaleWeb1"/>
        <w:spacing w:before="0" w:after="0" w:line="360" w:lineRule="auto"/>
        <w:jc w:val="both"/>
        <w:rPr>
          <w:rFonts w:ascii="Arial" w:hAnsi="Arial" w:cs="Arial"/>
          <w:color w:val="000000"/>
        </w:rPr>
      </w:pPr>
      <w:r w:rsidRPr="00150FB3">
        <w:rPr>
          <w:rFonts w:ascii="Arial" w:hAnsi="Arial" w:cs="Arial"/>
          <w:color w:val="000000"/>
        </w:rPr>
        <w:t xml:space="preserve">Porta in visione </w:t>
      </w:r>
      <w:r>
        <w:rPr>
          <w:rFonts w:ascii="Arial" w:hAnsi="Arial" w:cs="Arial"/>
          <w:color w:val="000000"/>
        </w:rPr>
        <w:t xml:space="preserve">documento redatto dal legale di fiducia con </w:t>
      </w:r>
      <w:r w:rsidRPr="00150FB3">
        <w:rPr>
          <w:rFonts w:ascii="Arial" w:hAnsi="Arial" w:cs="Arial"/>
          <w:color w:val="000000"/>
        </w:rPr>
        <w:t xml:space="preserve">revisione della rendita per aggravamento di malattia </w:t>
      </w:r>
      <w:r>
        <w:rPr>
          <w:rFonts w:ascii="Arial" w:hAnsi="Arial" w:cs="Arial"/>
          <w:color w:val="000000"/>
        </w:rPr>
        <w:t xml:space="preserve">professionale (limitazione funzionale del rachide lombare in esiti di artrodesi L4-S1 con discopatia </w:t>
      </w:r>
      <w:proofErr w:type="spellStart"/>
      <w:r>
        <w:rPr>
          <w:rFonts w:ascii="Arial" w:hAnsi="Arial" w:cs="Arial"/>
          <w:color w:val="000000"/>
        </w:rPr>
        <w:t>plurifocale</w:t>
      </w:r>
      <w:proofErr w:type="spellEnd"/>
      <w:r>
        <w:rPr>
          <w:rFonts w:ascii="Arial" w:hAnsi="Arial" w:cs="Arial"/>
          <w:color w:val="000000"/>
        </w:rPr>
        <w:t xml:space="preserve"> in trattamento antalgico cronico) </w:t>
      </w:r>
      <w:r w:rsidRPr="00150FB3">
        <w:rPr>
          <w:rFonts w:ascii="Arial" w:hAnsi="Arial" w:cs="Arial"/>
          <w:color w:val="000000"/>
        </w:rPr>
        <w:t>richiesta ad aprile 2025,</w:t>
      </w:r>
      <w:r>
        <w:rPr>
          <w:rFonts w:ascii="Arial" w:hAnsi="Arial" w:cs="Arial"/>
          <w:color w:val="000000"/>
        </w:rPr>
        <w:t xml:space="preserve"> relativa al caso n.515599050 del 15/09/2017,</w:t>
      </w:r>
      <w:r w:rsidRPr="00150FB3">
        <w:rPr>
          <w:rFonts w:ascii="Arial" w:hAnsi="Arial" w:cs="Arial"/>
          <w:color w:val="000000"/>
        </w:rPr>
        <w:t xml:space="preserve"> ancora non valutata dalla commissione INAIL.</w:t>
      </w:r>
    </w:p>
    <w:p w14:paraId="43AA0D31" w14:textId="77777777" w:rsidR="00492C64" w:rsidRPr="00150FB3" w:rsidRDefault="00492C64" w:rsidP="00492C64">
      <w:pPr>
        <w:pStyle w:val="NormaleWeb1"/>
        <w:spacing w:before="0" w:after="0" w:line="360" w:lineRule="auto"/>
        <w:jc w:val="both"/>
      </w:pPr>
      <w:r w:rsidRPr="00150FB3">
        <w:rPr>
          <w:rStyle w:val="Carpredefinitoparagrafo1"/>
          <w:rFonts w:ascii="Arial" w:eastAsia="Wingdings" w:hAnsi="Arial" w:cs="Arial"/>
          <w:color w:val="000000"/>
        </w:rPr>
        <w:t>Porta a visione certificazione di riconoscimento di invalidità civile datata 18/10/2023, ammontante al 50% per rilevate “07-Limitazioni funzionali movimenti articolari”.</w:t>
      </w:r>
    </w:p>
    <w:p w14:paraId="13BAC27C" w14:textId="77777777" w:rsidR="00CC772E" w:rsidRDefault="00CC772E">
      <w:pPr>
        <w:pStyle w:val="NormaleWeb1"/>
        <w:spacing w:before="0" w:after="0" w:line="360" w:lineRule="auto"/>
        <w:jc w:val="both"/>
        <w:rPr>
          <w:rFonts w:ascii="Arial" w:hAnsi="Arial" w:cs="Arial"/>
          <w:color w:val="000000"/>
          <w:sz w:val="22"/>
          <w:szCs w:val="22"/>
        </w:rPr>
      </w:pPr>
    </w:p>
    <w:p w14:paraId="7EC3BA6D" w14:textId="77777777" w:rsidR="00CC772E" w:rsidRDefault="00000000">
      <w:pPr>
        <w:pStyle w:val="NormaleWeb1"/>
        <w:spacing w:before="0" w:after="0" w:line="360" w:lineRule="auto"/>
        <w:jc w:val="both"/>
      </w:pPr>
      <w:r>
        <w:rPr>
          <w:rStyle w:val="Carpredefinitoparagrafo1"/>
          <w:rFonts w:ascii="Arial" w:hAnsi="Arial" w:cs="Arial"/>
          <w:color w:val="000000"/>
          <w:sz w:val="26"/>
          <w:szCs w:val="26"/>
        </w:rPr>
        <w:t>ANAMNESI PATOLOGICA PROSSIMA</w:t>
      </w:r>
    </w:p>
    <w:p w14:paraId="35D3EE52" w14:textId="4696D0BC" w:rsidR="00CC772E" w:rsidRDefault="00000000">
      <w:pPr>
        <w:pStyle w:val="Standard"/>
        <w:suppressAutoHyphens w:val="0"/>
        <w:spacing w:line="360" w:lineRule="auto"/>
        <w:jc w:val="both"/>
        <w:rPr>
          <w:rFonts w:ascii="Arial" w:hAnsi="Arial" w:cs="Arial"/>
          <w:color w:val="000000"/>
        </w:rPr>
      </w:pPr>
      <w:r>
        <w:rPr>
          <w:rFonts w:ascii="Arial" w:hAnsi="Arial" w:cs="Arial"/>
          <w:color w:val="000000"/>
        </w:rPr>
        <w:t xml:space="preserve">Riferisce di avere iniziato ad accusare episodi di </w:t>
      </w:r>
      <w:r w:rsidR="00492C64">
        <w:rPr>
          <w:rFonts w:ascii="Arial" w:hAnsi="Arial" w:cs="Arial"/>
          <w:color w:val="000000"/>
        </w:rPr>
        <w:t>dorsalgi</w:t>
      </w:r>
      <w:r w:rsidR="00237B50">
        <w:rPr>
          <w:rFonts w:ascii="Arial" w:hAnsi="Arial" w:cs="Arial"/>
          <w:color w:val="000000"/>
        </w:rPr>
        <w:t>a</w:t>
      </w:r>
      <w:r w:rsidR="00492C64">
        <w:rPr>
          <w:rFonts w:ascii="Arial" w:hAnsi="Arial" w:cs="Arial"/>
          <w:color w:val="000000"/>
        </w:rPr>
        <w:t xml:space="preserve"> e cervicalgi</w:t>
      </w:r>
      <w:r w:rsidR="00237B50">
        <w:rPr>
          <w:rFonts w:ascii="Arial" w:hAnsi="Arial" w:cs="Arial"/>
          <w:color w:val="000000"/>
        </w:rPr>
        <w:t>a</w:t>
      </w:r>
      <w:r w:rsidR="00492C64">
        <w:rPr>
          <w:rFonts w:ascii="Arial" w:hAnsi="Arial" w:cs="Arial"/>
          <w:color w:val="000000"/>
        </w:rPr>
        <w:t xml:space="preserve"> acute</w:t>
      </w:r>
      <w:r w:rsidR="00141392">
        <w:rPr>
          <w:rFonts w:ascii="Arial" w:hAnsi="Arial" w:cs="Arial"/>
          <w:color w:val="000000"/>
        </w:rPr>
        <w:t xml:space="preserve"> </w:t>
      </w:r>
      <w:r>
        <w:rPr>
          <w:rFonts w:ascii="Arial" w:hAnsi="Arial" w:cs="Arial"/>
          <w:color w:val="000000"/>
        </w:rPr>
        <w:t>dal 2015.</w:t>
      </w:r>
    </w:p>
    <w:p w14:paraId="1E6A8A0C" w14:textId="77777777" w:rsidR="00CC772E" w:rsidRDefault="00000000">
      <w:pPr>
        <w:pStyle w:val="Standard"/>
        <w:suppressAutoHyphens w:val="0"/>
        <w:spacing w:line="360" w:lineRule="auto"/>
        <w:jc w:val="both"/>
        <w:rPr>
          <w:rFonts w:ascii="Arial" w:hAnsi="Arial" w:cs="Arial"/>
          <w:color w:val="000000"/>
        </w:rPr>
      </w:pPr>
      <w:r>
        <w:rPr>
          <w:rFonts w:ascii="Arial" w:hAnsi="Arial" w:cs="Arial"/>
          <w:color w:val="000000"/>
        </w:rPr>
        <w:t xml:space="preserve">Riferisce di avere iniziato ad accusare disturbi alle mani bilateralmente, inizialmente con </w:t>
      </w:r>
      <w:proofErr w:type="spellStart"/>
      <w:r>
        <w:rPr>
          <w:rFonts w:ascii="Arial" w:hAnsi="Arial" w:cs="Arial"/>
          <w:color w:val="000000"/>
        </w:rPr>
        <w:t>disestesie</w:t>
      </w:r>
      <w:proofErr w:type="spellEnd"/>
      <w:r>
        <w:rPr>
          <w:rFonts w:ascii="Arial" w:hAnsi="Arial" w:cs="Arial"/>
          <w:color w:val="000000"/>
        </w:rPr>
        <w:t xml:space="preserve"> e successivamente con difficoltà al mantenimento della prensione, a partire dal 2017.</w:t>
      </w:r>
    </w:p>
    <w:p w14:paraId="783EA20F" w14:textId="77777777" w:rsidR="00CC772E" w:rsidRDefault="00000000">
      <w:pPr>
        <w:pStyle w:val="Standard"/>
        <w:suppressAutoHyphens w:val="0"/>
        <w:spacing w:line="360" w:lineRule="auto"/>
        <w:jc w:val="both"/>
        <w:rPr>
          <w:rFonts w:ascii="Arial" w:hAnsi="Arial" w:cs="Arial"/>
          <w:color w:val="000000"/>
        </w:rPr>
      </w:pPr>
      <w:r>
        <w:rPr>
          <w:rFonts w:ascii="Arial" w:hAnsi="Arial" w:cs="Arial"/>
          <w:color w:val="000000"/>
        </w:rPr>
        <w:t>Riferisce di avere iniziato ad accusare episodi di algie scrotali ed inguinali acute a destra, a partire dal 2020.</w:t>
      </w:r>
    </w:p>
    <w:p w14:paraId="15DC0007" w14:textId="77777777" w:rsidR="00CC772E" w:rsidRDefault="00CC772E">
      <w:pPr>
        <w:pStyle w:val="Standard"/>
        <w:suppressAutoHyphens w:val="0"/>
        <w:spacing w:line="360" w:lineRule="auto"/>
        <w:jc w:val="both"/>
        <w:rPr>
          <w:rFonts w:ascii="Arial" w:hAnsi="Arial" w:cs="Arial"/>
          <w:color w:val="000000"/>
        </w:rPr>
      </w:pPr>
    </w:p>
    <w:p w14:paraId="33F9D9A5" w14:textId="77777777" w:rsidR="00CC772E" w:rsidRDefault="00000000">
      <w:pPr>
        <w:pStyle w:val="Standard"/>
        <w:suppressAutoHyphens w:val="0"/>
        <w:spacing w:line="360" w:lineRule="auto"/>
        <w:jc w:val="both"/>
        <w:rPr>
          <w:rFonts w:ascii="Arial" w:hAnsi="Arial" w:cs="Arial"/>
          <w:color w:val="000000"/>
        </w:rPr>
      </w:pPr>
      <w:r>
        <w:rPr>
          <w:rFonts w:ascii="Arial" w:hAnsi="Arial" w:cs="Arial"/>
          <w:color w:val="000000"/>
        </w:rPr>
        <w:t>Per le algie al rachide dorsale e cervicale, ha effettuato i seguenti accertamenti:</w:t>
      </w:r>
    </w:p>
    <w:p w14:paraId="131F6543" w14:textId="55F7872C" w:rsidR="00CC772E" w:rsidRDefault="00000000">
      <w:pPr>
        <w:pStyle w:val="Standard"/>
        <w:numPr>
          <w:ilvl w:val="0"/>
          <w:numId w:val="7"/>
        </w:numPr>
        <w:suppressAutoHyphens w:val="0"/>
        <w:spacing w:line="360" w:lineRule="auto"/>
        <w:jc w:val="both"/>
        <w:rPr>
          <w:rFonts w:ascii="Arial" w:hAnsi="Arial" w:cs="Arial"/>
          <w:color w:val="000000"/>
        </w:rPr>
      </w:pPr>
      <w:r>
        <w:rPr>
          <w:rFonts w:ascii="Arial" w:hAnsi="Arial" w:cs="Arial"/>
          <w:color w:val="000000"/>
        </w:rPr>
        <w:t>Il 17/12/2020 RX rachide dorsale,</w:t>
      </w:r>
      <w:r w:rsidR="00186B4C">
        <w:rPr>
          <w:rFonts w:ascii="Arial" w:hAnsi="Arial" w:cs="Arial"/>
          <w:color w:val="000000"/>
        </w:rPr>
        <w:t xml:space="preserve"> eseguita presso la SC di Radiologia diagnostica e interventistica dell’Ospedale di Treviso, </w:t>
      </w:r>
      <w:r>
        <w:rPr>
          <w:rFonts w:ascii="Arial" w:hAnsi="Arial" w:cs="Arial"/>
          <w:color w:val="000000"/>
        </w:rPr>
        <w:t>che riporta: “Non visualizzabile D1. Riconoscibile iniziale deformità a tronco di cono anteriore D7 e D8 meritevole di approfondimento diagnostico con TC. A livello dei restanti metameri dorso-lombari analizzabili non sono evidenti significativi crolli vertebrali”</w:t>
      </w:r>
    </w:p>
    <w:p w14:paraId="7B7C569C" w14:textId="14098897" w:rsidR="0054404E" w:rsidRPr="0054404E" w:rsidRDefault="00000000" w:rsidP="0054404E">
      <w:pPr>
        <w:pStyle w:val="Standard"/>
        <w:numPr>
          <w:ilvl w:val="0"/>
          <w:numId w:val="8"/>
        </w:numPr>
        <w:suppressAutoHyphens w:val="0"/>
        <w:spacing w:line="360" w:lineRule="auto"/>
        <w:jc w:val="both"/>
        <w:rPr>
          <w:rFonts w:ascii="Arial" w:hAnsi="Arial" w:cs="Arial"/>
          <w:color w:val="000000"/>
        </w:rPr>
      </w:pPr>
      <w:r>
        <w:rPr>
          <w:rFonts w:ascii="Arial" w:hAnsi="Arial" w:cs="Arial"/>
          <w:color w:val="000000"/>
        </w:rPr>
        <w:t>Il 18/12/2020 TAC rachide D5-D10,</w:t>
      </w:r>
      <w:r w:rsidR="00186B4C">
        <w:rPr>
          <w:rFonts w:ascii="Arial" w:hAnsi="Arial" w:cs="Arial"/>
          <w:color w:val="000000"/>
        </w:rPr>
        <w:t xml:space="preserve"> eseguita presso </w:t>
      </w:r>
      <w:r w:rsidR="00186B4C">
        <w:rPr>
          <w:rFonts w:ascii="Arial" w:hAnsi="Arial" w:cs="Arial"/>
          <w:color w:val="000000"/>
        </w:rPr>
        <w:t>la SC di Neuroradiologia diagnostica ed internistica dell’Ospedale di Treviso,</w:t>
      </w:r>
      <w:r>
        <w:rPr>
          <w:rFonts w:ascii="Arial" w:hAnsi="Arial" w:cs="Arial"/>
          <w:color w:val="000000"/>
        </w:rPr>
        <w:t xml:space="preserve"> che riporta</w:t>
      </w:r>
      <w:r w:rsidR="00186B4C">
        <w:rPr>
          <w:rFonts w:ascii="Arial" w:hAnsi="Arial" w:cs="Arial"/>
          <w:color w:val="000000"/>
        </w:rPr>
        <w:t xml:space="preserve">: </w:t>
      </w:r>
      <w:r>
        <w:rPr>
          <w:rFonts w:ascii="Arial" w:hAnsi="Arial" w:cs="Arial"/>
          <w:color w:val="000000"/>
        </w:rPr>
        <w:t xml:space="preserve">“Non </w:t>
      </w:r>
      <w:proofErr w:type="spellStart"/>
      <w:r>
        <w:rPr>
          <w:rFonts w:ascii="Arial" w:hAnsi="Arial" w:cs="Arial"/>
          <w:color w:val="000000"/>
        </w:rPr>
        <w:t>listesi</w:t>
      </w:r>
      <w:proofErr w:type="spellEnd"/>
      <w:r>
        <w:rPr>
          <w:rFonts w:ascii="Arial" w:hAnsi="Arial" w:cs="Arial"/>
          <w:color w:val="000000"/>
        </w:rPr>
        <w:t xml:space="preserve">. Somi vertebrali conservati in altezza; non evidenti lesioni ossee traumatiche recenti. Ernie di </w:t>
      </w:r>
      <w:proofErr w:type="spellStart"/>
      <w:r>
        <w:rPr>
          <w:rFonts w:ascii="Arial" w:hAnsi="Arial" w:cs="Arial"/>
          <w:color w:val="000000"/>
        </w:rPr>
        <w:t>Schmorl</w:t>
      </w:r>
      <w:proofErr w:type="spellEnd"/>
      <w:r>
        <w:rPr>
          <w:rFonts w:ascii="Arial" w:hAnsi="Arial" w:cs="Arial"/>
          <w:color w:val="000000"/>
        </w:rPr>
        <w:t xml:space="preserve"> nelle limitanti somatiche inferiore di D4 e superiore di D6. Conservati i diametri dello speco vertebrale. Moderate alterazioni spondilo-disco-artrosiche. Lievi alterazioni artrosiche delle faccette articolari. Conservati i diametri dello speco vertebrale.”;</w:t>
      </w:r>
    </w:p>
    <w:p w14:paraId="0A1F26E8" w14:textId="760E3C2C" w:rsidR="00256E02" w:rsidRDefault="00000000" w:rsidP="00256E02">
      <w:pPr>
        <w:pStyle w:val="Standard"/>
        <w:numPr>
          <w:ilvl w:val="0"/>
          <w:numId w:val="9"/>
        </w:numPr>
        <w:suppressAutoHyphens w:val="0"/>
        <w:spacing w:line="360" w:lineRule="auto"/>
        <w:jc w:val="both"/>
        <w:rPr>
          <w:rFonts w:ascii="Arial" w:hAnsi="Arial" w:cs="Arial"/>
          <w:color w:val="000000"/>
        </w:rPr>
      </w:pPr>
      <w:r>
        <w:rPr>
          <w:rFonts w:ascii="Arial" w:hAnsi="Arial" w:cs="Arial"/>
          <w:color w:val="000000"/>
        </w:rPr>
        <w:t>Il 12/03/2021 RM cervicale e dorsale,</w:t>
      </w:r>
      <w:r w:rsidR="0054404E" w:rsidRPr="0054404E">
        <w:rPr>
          <w:rFonts w:ascii="Arial" w:hAnsi="Arial" w:cs="Arial"/>
          <w:color w:val="000000"/>
        </w:rPr>
        <w:t xml:space="preserve"> </w:t>
      </w:r>
      <w:r w:rsidR="0054404E">
        <w:rPr>
          <w:rFonts w:ascii="Arial" w:hAnsi="Arial" w:cs="Arial"/>
          <w:color w:val="000000"/>
        </w:rPr>
        <w:t>eseguita presso il Servizio di diagnostica per immagini dell’Ospedale generale di zona “</w:t>
      </w:r>
      <w:proofErr w:type="spellStart"/>
      <w:proofErr w:type="gramStart"/>
      <w:r w:rsidR="0054404E">
        <w:rPr>
          <w:rFonts w:ascii="Arial" w:hAnsi="Arial" w:cs="Arial"/>
          <w:color w:val="000000"/>
        </w:rPr>
        <w:t>S.Camillo</w:t>
      </w:r>
      <w:proofErr w:type="spellEnd"/>
      <w:proofErr w:type="gramEnd"/>
      <w:r w:rsidR="0054404E">
        <w:rPr>
          <w:rFonts w:ascii="Arial" w:hAnsi="Arial" w:cs="Arial"/>
          <w:color w:val="000000"/>
        </w:rPr>
        <w:t>” Treviso</w:t>
      </w:r>
      <w:r w:rsidR="0054404E">
        <w:rPr>
          <w:rFonts w:ascii="Arial" w:hAnsi="Arial" w:cs="Arial"/>
          <w:color w:val="000000"/>
        </w:rPr>
        <w:t>,</w:t>
      </w:r>
      <w:r>
        <w:rPr>
          <w:rFonts w:ascii="Arial" w:hAnsi="Arial" w:cs="Arial"/>
          <w:color w:val="000000"/>
        </w:rPr>
        <w:t xml:space="preserve"> che riporta: “Rachide </w:t>
      </w:r>
      <w:r>
        <w:rPr>
          <w:rFonts w:ascii="Arial" w:hAnsi="Arial" w:cs="Arial"/>
          <w:color w:val="000000"/>
        </w:rPr>
        <w:lastRenderedPageBreak/>
        <w:t xml:space="preserve">cervicale in asse con rettificazione della lordosi fisiologica. Corpi vertebrali di normali morfologia, dimensioni e intensità di segnale. </w:t>
      </w:r>
      <w:proofErr w:type="spellStart"/>
      <w:r>
        <w:rPr>
          <w:rFonts w:ascii="Arial" w:hAnsi="Arial" w:cs="Arial"/>
          <w:color w:val="000000"/>
        </w:rPr>
        <w:t>Appuntimenti</w:t>
      </w:r>
      <w:proofErr w:type="spellEnd"/>
      <w:r>
        <w:rPr>
          <w:rFonts w:ascii="Arial" w:hAnsi="Arial" w:cs="Arial"/>
          <w:color w:val="000000"/>
        </w:rPr>
        <w:t xml:space="preserve"> </w:t>
      </w:r>
      <w:proofErr w:type="spellStart"/>
      <w:r>
        <w:rPr>
          <w:rFonts w:ascii="Arial" w:hAnsi="Arial" w:cs="Arial"/>
          <w:color w:val="000000"/>
        </w:rPr>
        <w:t>osteofitosici</w:t>
      </w:r>
      <w:proofErr w:type="spellEnd"/>
      <w:r>
        <w:rPr>
          <w:rFonts w:ascii="Arial" w:hAnsi="Arial" w:cs="Arial"/>
          <w:color w:val="000000"/>
        </w:rPr>
        <w:t xml:space="preserve"> ai profili postero-laterali dei corpi vertebrali affrontati. Al passaggio C3-C4: protrusione discale postero-mediana. Al passaggio C4-C5: protrusione discale postero-mediana e </w:t>
      </w:r>
      <w:proofErr w:type="spellStart"/>
      <w:r>
        <w:rPr>
          <w:rFonts w:ascii="Arial" w:hAnsi="Arial" w:cs="Arial"/>
          <w:color w:val="000000"/>
        </w:rPr>
        <w:t>paramediana</w:t>
      </w:r>
      <w:proofErr w:type="spellEnd"/>
      <w:r>
        <w:rPr>
          <w:rFonts w:ascii="Arial" w:hAnsi="Arial" w:cs="Arial"/>
          <w:color w:val="000000"/>
        </w:rPr>
        <w:t xml:space="preserve"> bilaterale. Al passaggio C5-C6: protrusione discale postero-mediana con piccola estrusione erniaria laterale e </w:t>
      </w:r>
      <w:proofErr w:type="spellStart"/>
      <w:r>
        <w:rPr>
          <w:rFonts w:ascii="Arial" w:hAnsi="Arial" w:cs="Arial"/>
          <w:color w:val="000000"/>
        </w:rPr>
        <w:t>foraminale</w:t>
      </w:r>
      <w:proofErr w:type="spellEnd"/>
      <w:r>
        <w:rPr>
          <w:rFonts w:ascii="Arial" w:hAnsi="Arial" w:cs="Arial"/>
          <w:color w:val="000000"/>
        </w:rPr>
        <w:t xml:space="preserve"> destra. Al passaggio C6-C7: procidenza discale circonferenziale. Non sono presenti significative ernie discali che determinino compressione sul midollo spinale. Rachide dorsale sostanzialmente in asse con appianamento della cifosi fisiologica. Sono presenti alterazioni spondilo-</w:t>
      </w:r>
      <w:proofErr w:type="spellStart"/>
      <w:r>
        <w:rPr>
          <w:rFonts w:ascii="Arial" w:hAnsi="Arial" w:cs="Arial"/>
          <w:color w:val="000000"/>
        </w:rPr>
        <w:t>discoartrosiche</w:t>
      </w:r>
      <w:proofErr w:type="spellEnd"/>
      <w:r>
        <w:rPr>
          <w:rFonts w:ascii="Arial" w:hAnsi="Arial" w:cs="Arial"/>
          <w:color w:val="000000"/>
        </w:rPr>
        <w:t xml:space="preserve"> diffuse. Al passaggio D1-D2: piccola protrusione discale focale </w:t>
      </w:r>
      <w:proofErr w:type="spellStart"/>
      <w:r>
        <w:rPr>
          <w:rFonts w:ascii="Arial" w:hAnsi="Arial" w:cs="Arial"/>
          <w:color w:val="000000"/>
        </w:rPr>
        <w:t>paramediana</w:t>
      </w:r>
      <w:proofErr w:type="spellEnd"/>
      <w:r>
        <w:rPr>
          <w:rFonts w:ascii="Arial" w:hAnsi="Arial" w:cs="Arial"/>
          <w:color w:val="000000"/>
        </w:rPr>
        <w:t xml:space="preserve"> a sinistra. Al passaggio D3-D4: protrusione discale </w:t>
      </w:r>
      <w:proofErr w:type="spellStart"/>
      <w:r>
        <w:rPr>
          <w:rFonts w:ascii="Arial" w:hAnsi="Arial" w:cs="Arial"/>
          <w:color w:val="000000"/>
        </w:rPr>
        <w:t>paramediana</w:t>
      </w:r>
      <w:proofErr w:type="spellEnd"/>
      <w:r>
        <w:rPr>
          <w:rFonts w:ascii="Arial" w:hAnsi="Arial" w:cs="Arial"/>
          <w:color w:val="000000"/>
        </w:rPr>
        <w:t xml:space="preserve"> destra. Ai passaggi D8-D9- D10-D11-D12: </w:t>
      </w:r>
      <w:proofErr w:type="spellStart"/>
      <w:r>
        <w:rPr>
          <w:rFonts w:ascii="Arial" w:hAnsi="Arial" w:cs="Arial"/>
          <w:color w:val="000000"/>
        </w:rPr>
        <w:t>protrusionie</w:t>
      </w:r>
      <w:proofErr w:type="spellEnd"/>
      <w:r>
        <w:rPr>
          <w:rFonts w:ascii="Arial" w:hAnsi="Arial" w:cs="Arial"/>
          <w:color w:val="000000"/>
        </w:rPr>
        <w:t xml:space="preserve"> discali postero-mediane e </w:t>
      </w:r>
      <w:proofErr w:type="spellStart"/>
      <w:r>
        <w:rPr>
          <w:rFonts w:ascii="Arial" w:hAnsi="Arial" w:cs="Arial"/>
          <w:color w:val="000000"/>
        </w:rPr>
        <w:t>paramediane</w:t>
      </w:r>
      <w:proofErr w:type="spellEnd"/>
      <w:r>
        <w:rPr>
          <w:rFonts w:ascii="Arial" w:hAnsi="Arial" w:cs="Arial"/>
          <w:color w:val="000000"/>
        </w:rPr>
        <w:t xml:space="preserve"> a destra. Si evidenziano segni disco-artrosici soprattutto nella porzione intermedio-distale del rachide dorsale senza compressioni sul midollo spinale che conserva normali morfologia e intensità di segnale sino a livello del cono midollare. Si associa qualche incisura epifisaria da ernia </w:t>
      </w:r>
      <w:proofErr w:type="spellStart"/>
      <w:r>
        <w:rPr>
          <w:rFonts w:ascii="Arial" w:hAnsi="Arial" w:cs="Arial"/>
          <w:color w:val="000000"/>
        </w:rPr>
        <w:t>intraspongiosa</w:t>
      </w:r>
      <w:proofErr w:type="spellEnd"/>
      <w:r>
        <w:rPr>
          <w:rFonts w:ascii="Arial" w:hAnsi="Arial" w:cs="Arial"/>
          <w:color w:val="000000"/>
        </w:rPr>
        <w:t xml:space="preserve"> di </w:t>
      </w:r>
      <w:proofErr w:type="spellStart"/>
      <w:r>
        <w:rPr>
          <w:rFonts w:ascii="Arial" w:hAnsi="Arial" w:cs="Arial"/>
          <w:color w:val="000000"/>
        </w:rPr>
        <w:t>Schmorl</w:t>
      </w:r>
      <w:proofErr w:type="spellEnd"/>
      <w:r>
        <w:rPr>
          <w:rFonts w:ascii="Arial" w:hAnsi="Arial" w:cs="Arial"/>
          <w:color w:val="000000"/>
        </w:rPr>
        <w:t>. Normale ampiezza del canale vertebrale”</w:t>
      </w:r>
    </w:p>
    <w:p w14:paraId="4E834AFA" w14:textId="1AEC4EBD" w:rsidR="0054404E" w:rsidRDefault="0054404E" w:rsidP="00256E02">
      <w:pPr>
        <w:pStyle w:val="Standard"/>
        <w:numPr>
          <w:ilvl w:val="0"/>
          <w:numId w:val="9"/>
        </w:numPr>
        <w:suppressAutoHyphens w:val="0"/>
        <w:spacing w:line="360" w:lineRule="auto"/>
        <w:jc w:val="both"/>
        <w:rPr>
          <w:rFonts w:ascii="Arial" w:hAnsi="Arial" w:cs="Arial"/>
          <w:color w:val="000000"/>
        </w:rPr>
      </w:pPr>
      <w:r>
        <w:rPr>
          <w:rFonts w:ascii="Arial" w:hAnsi="Arial" w:cs="Arial"/>
          <w:color w:val="000000"/>
        </w:rPr>
        <w:t>2</w:t>
      </w:r>
      <w:r w:rsidR="00186B4C">
        <w:rPr>
          <w:rFonts w:ascii="Arial" w:hAnsi="Arial" w:cs="Arial"/>
          <w:color w:val="000000"/>
        </w:rPr>
        <w:t>7</w:t>
      </w:r>
      <w:r>
        <w:rPr>
          <w:rFonts w:ascii="Arial" w:hAnsi="Arial" w:cs="Arial"/>
          <w:color w:val="000000"/>
        </w:rPr>
        <w:t>/11/2021, RM rachide dorsale,</w:t>
      </w:r>
      <w:r w:rsidRPr="0054404E">
        <w:rPr>
          <w:rFonts w:ascii="Arial" w:hAnsi="Arial" w:cs="Arial"/>
          <w:color w:val="000000"/>
        </w:rPr>
        <w:t xml:space="preserve"> </w:t>
      </w:r>
      <w:r>
        <w:rPr>
          <w:rFonts w:ascii="Arial" w:hAnsi="Arial" w:cs="Arial"/>
          <w:color w:val="000000"/>
        </w:rPr>
        <w:t xml:space="preserve">eseguita </w:t>
      </w:r>
      <w:proofErr w:type="spellStart"/>
      <w:r>
        <w:rPr>
          <w:rFonts w:ascii="Arial" w:hAnsi="Arial" w:cs="Arial"/>
          <w:color w:val="000000"/>
        </w:rPr>
        <w:t>presso</w:t>
      </w:r>
      <w:r w:rsidR="00186B4C">
        <w:rPr>
          <w:rFonts w:ascii="Arial" w:hAnsi="Arial" w:cs="Arial"/>
          <w:color w:val="000000"/>
        </w:rPr>
        <w:t>la</w:t>
      </w:r>
      <w:proofErr w:type="spellEnd"/>
      <w:r w:rsidR="00186B4C">
        <w:rPr>
          <w:rFonts w:ascii="Arial" w:hAnsi="Arial" w:cs="Arial"/>
          <w:color w:val="000000"/>
        </w:rPr>
        <w:t xml:space="preserve"> SC di Neuroradiologia diagnostica ed internistica dell’Ospedale di </w:t>
      </w:r>
      <w:proofErr w:type="gramStart"/>
      <w:r w:rsidR="00186B4C">
        <w:rPr>
          <w:rFonts w:ascii="Arial" w:hAnsi="Arial" w:cs="Arial"/>
          <w:color w:val="000000"/>
        </w:rPr>
        <w:t>Treviso,</w:t>
      </w:r>
      <w:r>
        <w:rPr>
          <w:rFonts w:ascii="Arial" w:hAnsi="Arial" w:cs="Arial"/>
          <w:color w:val="000000"/>
        </w:rPr>
        <w:t>,</w:t>
      </w:r>
      <w:proofErr w:type="gramEnd"/>
      <w:r>
        <w:rPr>
          <w:rFonts w:ascii="Arial" w:hAnsi="Arial" w:cs="Arial"/>
          <w:color w:val="000000"/>
        </w:rPr>
        <w:t xml:space="preserve"> che riporta: “…Alterazioni spondilo-</w:t>
      </w:r>
      <w:proofErr w:type="spellStart"/>
      <w:r>
        <w:rPr>
          <w:rFonts w:ascii="Arial" w:hAnsi="Arial" w:cs="Arial"/>
          <w:color w:val="000000"/>
        </w:rPr>
        <w:t>discoartrosiche</w:t>
      </w:r>
      <w:proofErr w:type="spellEnd"/>
      <w:r>
        <w:rPr>
          <w:rFonts w:ascii="Arial" w:hAnsi="Arial" w:cs="Arial"/>
          <w:color w:val="000000"/>
        </w:rPr>
        <w:t xml:space="preserve"> in sede C4-C5 e C5-C6 con moderata stenosi dei forami di coniugazione. Il midollo cervicale non presenta anomalie morfologiche o di segnale”;</w:t>
      </w:r>
    </w:p>
    <w:p w14:paraId="01838FC8" w14:textId="2024D607" w:rsidR="00256E02" w:rsidRPr="00256E02" w:rsidRDefault="00256E02" w:rsidP="00256E02">
      <w:pPr>
        <w:pStyle w:val="Standard"/>
        <w:numPr>
          <w:ilvl w:val="0"/>
          <w:numId w:val="9"/>
        </w:numPr>
        <w:suppressAutoHyphens w:val="0"/>
        <w:spacing w:line="360" w:lineRule="auto"/>
        <w:jc w:val="both"/>
        <w:rPr>
          <w:rFonts w:ascii="Arial" w:hAnsi="Arial" w:cs="Arial"/>
          <w:color w:val="000000"/>
        </w:rPr>
      </w:pPr>
      <w:r>
        <w:rPr>
          <w:rFonts w:ascii="Arial" w:hAnsi="Arial" w:cs="Arial"/>
          <w:color w:val="000000"/>
        </w:rPr>
        <w:t>Il 25/03/2022, ricovero presso Casa di cura Villa Laura S.r.l (BO) per intervento di decompressione e artrodesi L4-L5-S1, con decorso post-operatorio regolare, in assenza di segni di deiscenza della ferita chirurgica e/o flogosi.;</w:t>
      </w:r>
    </w:p>
    <w:p w14:paraId="617BCDFA" w14:textId="769562F4" w:rsidR="00CC772E" w:rsidRDefault="00000000">
      <w:pPr>
        <w:pStyle w:val="Standard"/>
        <w:numPr>
          <w:ilvl w:val="0"/>
          <w:numId w:val="10"/>
        </w:numPr>
        <w:suppressAutoHyphens w:val="0"/>
        <w:spacing w:line="360" w:lineRule="auto"/>
        <w:jc w:val="both"/>
        <w:rPr>
          <w:rFonts w:ascii="Arial" w:hAnsi="Arial" w:cs="Arial"/>
          <w:color w:val="000000"/>
        </w:rPr>
      </w:pPr>
      <w:r>
        <w:rPr>
          <w:rFonts w:ascii="Arial" w:hAnsi="Arial" w:cs="Arial"/>
          <w:color w:val="000000"/>
        </w:rPr>
        <w:t xml:space="preserve">Il 27/06/2023 accesso </w:t>
      </w:r>
      <w:r w:rsidR="00D34524">
        <w:rPr>
          <w:rFonts w:ascii="Arial" w:hAnsi="Arial" w:cs="Arial"/>
          <w:color w:val="000000"/>
        </w:rPr>
        <w:t>presso UO di</w:t>
      </w:r>
      <w:r w:rsidR="00D34524">
        <w:rPr>
          <w:rFonts w:ascii="Arial" w:hAnsi="Arial" w:cs="Arial"/>
          <w:color w:val="000000"/>
        </w:rPr>
        <w:t xml:space="preserve"> </w:t>
      </w:r>
      <w:r w:rsidR="00D34524">
        <w:rPr>
          <w:rFonts w:ascii="Arial" w:hAnsi="Arial" w:cs="Arial"/>
          <w:color w:val="000000"/>
        </w:rPr>
        <w:t>Pr</w:t>
      </w:r>
      <w:r>
        <w:rPr>
          <w:rFonts w:ascii="Arial" w:hAnsi="Arial" w:cs="Arial"/>
          <w:color w:val="000000"/>
        </w:rPr>
        <w:t xml:space="preserve">onto </w:t>
      </w:r>
      <w:r w:rsidR="00D34524">
        <w:rPr>
          <w:rFonts w:ascii="Arial" w:hAnsi="Arial" w:cs="Arial"/>
          <w:color w:val="000000"/>
        </w:rPr>
        <w:t>S</w:t>
      </w:r>
      <w:r>
        <w:rPr>
          <w:rFonts w:ascii="Arial" w:hAnsi="Arial" w:cs="Arial"/>
          <w:color w:val="000000"/>
        </w:rPr>
        <w:t xml:space="preserve">occorso </w:t>
      </w:r>
      <w:r w:rsidR="00D34524">
        <w:rPr>
          <w:rFonts w:ascii="Arial" w:hAnsi="Arial" w:cs="Arial"/>
          <w:color w:val="000000"/>
        </w:rPr>
        <w:t xml:space="preserve">del presidio Ospedaliero di Treviso, </w:t>
      </w:r>
      <w:r>
        <w:rPr>
          <w:rFonts w:ascii="Arial" w:hAnsi="Arial" w:cs="Arial"/>
          <w:color w:val="000000"/>
        </w:rPr>
        <w:t>in seguito ad episodio di dorsalgia e lombalgia acute a seguito del sollevamento di un peso in ambiente lavorativo, per cui viene richiesto RX rachide che identifica una frattura somatica di D8 e D11. La prognosi è stata di 90 giorni, durante i quali si prescrive l’utilizzo di bustino ortopedico a 3 punti in ortostatismo per 10 settimane;</w:t>
      </w:r>
    </w:p>
    <w:p w14:paraId="6599C7A2" w14:textId="667BD31D" w:rsidR="00CC772E" w:rsidRDefault="00000000">
      <w:pPr>
        <w:pStyle w:val="Standard"/>
        <w:numPr>
          <w:ilvl w:val="0"/>
          <w:numId w:val="11"/>
        </w:numPr>
        <w:suppressAutoHyphens w:val="0"/>
        <w:spacing w:line="360" w:lineRule="auto"/>
        <w:jc w:val="both"/>
        <w:rPr>
          <w:rFonts w:ascii="Arial" w:hAnsi="Arial" w:cs="Arial"/>
          <w:color w:val="000000"/>
        </w:rPr>
      </w:pPr>
      <w:r>
        <w:rPr>
          <w:rFonts w:ascii="Arial" w:hAnsi="Arial" w:cs="Arial"/>
          <w:color w:val="000000"/>
        </w:rPr>
        <w:t>Il 07/07/2023 TAC rachide dorsale</w:t>
      </w:r>
      <w:r w:rsidR="006D7E6A">
        <w:rPr>
          <w:rFonts w:ascii="Arial" w:hAnsi="Arial" w:cs="Arial"/>
          <w:color w:val="000000"/>
        </w:rPr>
        <w:t>,</w:t>
      </w:r>
      <w:r w:rsidR="006D7E6A" w:rsidRPr="006D7E6A">
        <w:rPr>
          <w:rFonts w:ascii="Arial" w:hAnsi="Arial" w:cs="Arial"/>
          <w:color w:val="000000"/>
        </w:rPr>
        <w:t xml:space="preserve"> </w:t>
      </w:r>
      <w:r w:rsidR="006D7E6A">
        <w:rPr>
          <w:rFonts w:ascii="Arial" w:hAnsi="Arial" w:cs="Arial"/>
          <w:color w:val="000000"/>
        </w:rPr>
        <w:t>eseguita presso il Servizio di diagnostica per immagini dell’Ospedale generale di zona “</w:t>
      </w:r>
      <w:proofErr w:type="spellStart"/>
      <w:proofErr w:type="gramStart"/>
      <w:r w:rsidR="006D7E6A">
        <w:rPr>
          <w:rFonts w:ascii="Arial" w:hAnsi="Arial" w:cs="Arial"/>
          <w:color w:val="000000"/>
        </w:rPr>
        <w:t>S.Camillo</w:t>
      </w:r>
      <w:proofErr w:type="spellEnd"/>
      <w:proofErr w:type="gramEnd"/>
      <w:r w:rsidR="006D7E6A">
        <w:rPr>
          <w:rFonts w:ascii="Arial" w:hAnsi="Arial" w:cs="Arial"/>
          <w:color w:val="000000"/>
        </w:rPr>
        <w:t>” Treviso</w:t>
      </w:r>
      <w:r>
        <w:rPr>
          <w:rFonts w:ascii="Arial" w:hAnsi="Arial" w:cs="Arial"/>
          <w:color w:val="000000"/>
        </w:rPr>
        <w:t xml:space="preserve">, che riporta: “Rachide dorso-lombare con deviazione destro-convessa del tratto dorsale e sinistro-convessa </w:t>
      </w:r>
      <w:r>
        <w:rPr>
          <w:rFonts w:ascii="Arial" w:hAnsi="Arial" w:cs="Arial"/>
          <w:color w:val="000000"/>
        </w:rPr>
        <w:lastRenderedPageBreak/>
        <w:t xml:space="preserve">di quello lombare. Appiattita la cifosi fisiologica. Esiti di intervento chirurgico di stabilizzazione vertebrale con barre e viti metalliche </w:t>
      </w:r>
      <w:proofErr w:type="spellStart"/>
      <w:r>
        <w:rPr>
          <w:rFonts w:ascii="Arial" w:hAnsi="Arial" w:cs="Arial"/>
          <w:color w:val="000000"/>
        </w:rPr>
        <w:t>interpeduncolari</w:t>
      </w:r>
      <w:proofErr w:type="spellEnd"/>
      <w:r>
        <w:rPr>
          <w:rFonts w:ascii="Arial" w:hAnsi="Arial" w:cs="Arial"/>
          <w:color w:val="000000"/>
        </w:rPr>
        <w:t xml:space="preserve"> tra L4-L5 e "bite" </w:t>
      </w:r>
      <w:proofErr w:type="spellStart"/>
      <w:r>
        <w:rPr>
          <w:rFonts w:ascii="Arial" w:hAnsi="Arial" w:cs="Arial"/>
          <w:color w:val="000000"/>
        </w:rPr>
        <w:t>intersomatico</w:t>
      </w:r>
      <w:proofErr w:type="spellEnd"/>
      <w:r>
        <w:rPr>
          <w:rFonts w:ascii="Arial" w:hAnsi="Arial" w:cs="Arial"/>
          <w:color w:val="000000"/>
        </w:rPr>
        <w:t>. Presenti iniziali alterazione disco-artrosiche con plurime incisure epifisarie ai metameri vertebrali affrontati. Non significative ernie discali. Presenti gli esiti di frattura dei corpi di D11 e D8 lievemente ridotti in altezza con muri posteriori regolarmente allineati. Normale ampiezza del canale vertebrale.”;</w:t>
      </w:r>
    </w:p>
    <w:p w14:paraId="578C8D8F" w14:textId="3A51BE8B" w:rsidR="00CC772E" w:rsidRDefault="00000000">
      <w:pPr>
        <w:pStyle w:val="Standard"/>
        <w:numPr>
          <w:ilvl w:val="0"/>
          <w:numId w:val="12"/>
        </w:numPr>
        <w:suppressAutoHyphens w:val="0"/>
        <w:spacing w:line="360" w:lineRule="auto"/>
        <w:jc w:val="both"/>
        <w:rPr>
          <w:rFonts w:ascii="Arial" w:hAnsi="Arial" w:cs="Arial"/>
          <w:color w:val="000000"/>
        </w:rPr>
      </w:pPr>
      <w:r>
        <w:rPr>
          <w:rFonts w:ascii="Arial" w:hAnsi="Arial" w:cs="Arial"/>
          <w:color w:val="000000"/>
        </w:rPr>
        <w:t>Il 26/10/2023 visita specialistica fisiatrica di controllo,</w:t>
      </w:r>
      <w:r w:rsidR="001B6578">
        <w:rPr>
          <w:rFonts w:ascii="Arial" w:hAnsi="Arial" w:cs="Arial"/>
          <w:color w:val="000000"/>
        </w:rPr>
        <w:t xml:space="preserve"> </w:t>
      </w:r>
      <w:r w:rsidR="006D7E6A">
        <w:rPr>
          <w:rFonts w:ascii="Arial" w:hAnsi="Arial" w:cs="Arial"/>
          <w:color w:val="000000"/>
        </w:rPr>
        <w:t>eseguita presso la SC di Medicina Fisica e Riabilitativa – Ospedale di Treviso,</w:t>
      </w:r>
      <w:r>
        <w:rPr>
          <w:rFonts w:ascii="Arial" w:hAnsi="Arial" w:cs="Arial"/>
          <w:color w:val="000000"/>
        </w:rPr>
        <w:t xml:space="preserve"> che prescrive percorso riabilitativo di rinforzo muscolare del core ed evitamento di posizioni e attività gravose per il rachide;</w:t>
      </w:r>
    </w:p>
    <w:p w14:paraId="461F7C84" w14:textId="751E60BB" w:rsidR="00CC772E" w:rsidRDefault="00000000">
      <w:pPr>
        <w:pStyle w:val="Standard"/>
        <w:numPr>
          <w:ilvl w:val="0"/>
          <w:numId w:val="13"/>
        </w:numPr>
        <w:suppressAutoHyphens w:val="0"/>
        <w:spacing w:line="360" w:lineRule="auto"/>
        <w:jc w:val="both"/>
        <w:rPr>
          <w:rFonts w:ascii="Arial" w:hAnsi="Arial" w:cs="Arial"/>
          <w:color w:val="000000"/>
        </w:rPr>
      </w:pPr>
      <w:r>
        <w:rPr>
          <w:rFonts w:ascii="Arial" w:hAnsi="Arial" w:cs="Arial"/>
          <w:color w:val="000000"/>
        </w:rPr>
        <w:t>Il 20/11/2023 RX colonna toracica in ortostatismo,</w:t>
      </w:r>
      <w:r w:rsidR="006D7E6A">
        <w:rPr>
          <w:rFonts w:ascii="Arial" w:hAnsi="Arial" w:cs="Arial"/>
          <w:color w:val="000000"/>
        </w:rPr>
        <w:t xml:space="preserve"> esegui</w:t>
      </w:r>
      <w:r w:rsidR="006E7E31">
        <w:rPr>
          <w:rFonts w:ascii="Arial" w:hAnsi="Arial" w:cs="Arial"/>
          <w:color w:val="000000"/>
        </w:rPr>
        <w:t>ta</w:t>
      </w:r>
      <w:r w:rsidR="006D7E6A">
        <w:rPr>
          <w:rFonts w:ascii="Arial" w:hAnsi="Arial" w:cs="Arial"/>
          <w:color w:val="000000"/>
        </w:rPr>
        <w:t xml:space="preserve"> presso lo Studio Radiologico di Mogliano Veneto (TV),</w:t>
      </w:r>
      <w:r>
        <w:rPr>
          <w:rFonts w:ascii="Arial" w:hAnsi="Arial" w:cs="Arial"/>
          <w:color w:val="000000"/>
        </w:rPr>
        <w:t xml:space="preserve"> che riporta: “Un po' ridotto il trofismo calcare delle ossa. Lieve rettificazione della fisiologica cifosi dorsale e scoliosi sinistro-convessa lombare. (..) omogenea riduzione in altezza dei corpi vertebrali nel tratto D8-D11 con lieve riduzione degli spazi </w:t>
      </w:r>
      <w:proofErr w:type="spellStart"/>
      <w:r>
        <w:rPr>
          <w:rFonts w:ascii="Arial" w:hAnsi="Arial" w:cs="Arial"/>
          <w:color w:val="000000"/>
        </w:rPr>
        <w:t>intersomatici</w:t>
      </w:r>
      <w:proofErr w:type="spellEnd"/>
      <w:r>
        <w:rPr>
          <w:rFonts w:ascii="Arial" w:hAnsi="Arial" w:cs="Arial"/>
          <w:color w:val="000000"/>
        </w:rPr>
        <w:t> corrispondenti. (..) Conservato l'allineamento dei metameri dorso-lombari nella proiezione laterale.”;</w:t>
      </w:r>
    </w:p>
    <w:p w14:paraId="21AE39B6" w14:textId="56445F7B" w:rsidR="00CC772E" w:rsidRDefault="00000000">
      <w:pPr>
        <w:pStyle w:val="Standard"/>
        <w:numPr>
          <w:ilvl w:val="0"/>
          <w:numId w:val="15"/>
        </w:numPr>
        <w:suppressAutoHyphens w:val="0"/>
        <w:spacing w:line="360" w:lineRule="auto"/>
        <w:jc w:val="both"/>
        <w:rPr>
          <w:rFonts w:ascii="Arial" w:hAnsi="Arial" w:cs="Arial"/>
          <w:color w:val="000000"/>
        </w:rPr>
      </w:pPr>
      <w:r>
        <w:rPr>
          <w:rFonts w:ascii="Arial" w:hAnsi="Arial" w:cs="Arial"/>
          <w:color w:val="000000"/>
        </w:rPr>
        <w:t xml:space="preserve">Il </w:t>
      </w:r>
      <w:r w:rsidR="006D7E6A">
        <w:rPr>
          <w:rFonts w:ascii="Arial" w:hAnsi="Arial" w:cs="Arial"/>
          <w:color w:val="000000"/>
        </w:rPr>
        <w:t>15</w:t>
      </w:r>
      <w:r>
        <w:rPr>
          <w:rFonts w:ascii="Arial" w:hAnsi="Arial" w:cs="Arial"/>
          <w:color w:val="000000"/>
        </w:rPr>
        <w:t xml:space="preserve">/02/2024 RM rachide cervicale e dorsale, </w:t>
      </w:r>
      <w:r w:rsidR="006D7E6A">
        <w:rPr>
          <w:rFonts w:ascii="Arial" w:hAnsi="Arial" w:cs="Arial"/>
          <w:color w:val="000000"/>
        </w:rPr>
        <w:t>eseguita presso il Servizio di diagnostica per immagini dell’Ospedale generale di zona “</w:t>
      </w:r>
      <w:proofErr w:type="spellStart"/>
      <w:proofErr w:type="gramStart"/>
      <w:r w:rsidR="006D7E6A">
        <w:rPr>
          <w:rFonts w:ascii="Arial" w:hAnsi="Arial" w:cs="Arial"/>
          <w:color w:val="000000"/>
        </w:rPr>
        <w:t>S.Camillo</w:t>
      </w:r>
      <w:proofErr w:type="spellEnd"/>
      <w:proofErr w:type="gramEnd"/>
      <w:r w:rsidR="006D7E6A">
        <w:rPr>
          <w:rFonts w:ascii="Arial" w:hAnsi="Arial" w:cs="Arial"/>
          <w:color w:val="000000"/>
        </w:rPr>
        <w:t>” Treviso</w:t>
      </w:r>
      <w:r w:rsidR="006D7E6A">
        <w:rPr>
          <w:rFonts w:ascii="Arial" w:hAnsi="Arial" w:cs="Arial"/>
          <w:color w:val="000000"/>
        </w:rPr>
        <w:t xml:space="preserve">, </w:t>
      </w:r>
      <w:r>
        <w:rPr>
          <w:rFonts w:ascii="Arial" w:hAnsi="Arial" w:cs="Arial"/>
          <w:color w:val="000000"/>
        </w:rPr>
        <w:t xml:space="preserve">che riporta: “Protrusione </w:t>
      </w:r>
      <w:proofErr w:type="spellStart"/>
      <w:r>
        <w:rPr>
          <w:rFonts w:ascii="Arial" w:hAnsi="Arial" w:cs="Arial"/>
          <w:color w:val="000000"/>
        </w:rPr>
        <w:t>osteodiscale</w:t>
      </w:r>
      <w:proofErr w:type="spellEnd"/>
      <w:r>
        <w:rPr>
          <w:rFonts w:ascii="Arial" w:hAnsi="Arial" w:cs="Arial"/>
          <w:color w:val="000000"/>
        </w:rPr>
        <w:t xml:space="preserve"> ad ampio raggio C4-C5 e C5-C6. Multiple impronte </w:t>
      </w:r>
      <w:proofErr w:type="spellStart"/>
      <w:r>
        <w:rPr>
          <w:rFonts w:ascii="Arial" w:hAnsi="Arial" w:cs="Arial"/>
          <w:color w:val="000000"/>
        </w:rPr>
        <w:t>intraspongiose</w:t>
      </w:r>
      <w:proofErr w:type="spellEnd"/>
      <w:r>
        <w:rPr>
          <w:rFonts w:ascii="Arial" w:hAnsi="Arial" w:cs="Arial"/>
          <w:color w:val="000000"/>
        </w:rPr>
        <w:t xml:space="preserve"> e rugosità </w:t>
      </w:r>
      <w:proofErr w:type="spellStart"/>
      <w:r>
        <w:rPr>
          <w:rFonts w:ascii="Arial" w:hAnsi="Arial" w:cs="Arial"/>
          <w:color w:val="000000"/>
        </w:rPr>
        <w:t>osteocondrosica</w:t>
      </w:r>
      <w:proofErr w:type="spellEnd"/>
      <w:r>
        <w:rPr>
          <w:rFonts w:ascii="Arial" w:hAnsi="Arial" w:cs="Arial"/>
          <w:color w:val="000000"/>
        </w:rPr>
        <w:t xml:space="preserve"> dei piatti epifisari delle dorsali medio basse. Nel tratto dorsale evidente qualche minima </w:t>
      </w:r>
      <w:proofErr w:type="spellStart"/>
      <w:r>
        <w:rPr>
          <w:rFonts w:ascii="Arial" w:hAnsi="Arial" w:cs="Arial"/>
          <w:color w:val="000000"/>
        </w:rPr>
        <w:t>debordanza</w:t>
      </w:r>
      <w:proofErr w:type="spellEnd"/>
      <w:r>
        <w:rPr>
          <w:rFonts w:ascii="Arial" w:hAnsi="Arial" w:cs="Arial"/>
          <w:color w:val="000000"/>
        </w:rPr>
        <w:t xml:space="preserve"> discale. (..) Non sono evidenti crolli somatici. Diametri del canale nei limiti. Regolare il segnale del midollo spinale.”;</w:t>
      </w:r>
    </w:p>
    <w:p w14:paraId="33E8B3FD" w14:textId="443EE182" w:rsidR="00CC772E" w:rsidRDefault="00000000">
      <w:pPr>
        <w:pStyle w:val="Standard"/>
        <w:numPr>
          <w:ilvl w:val="0"/>
          <w:numId w:val="16"/>
        </w:numPr>
        <w:suppressAutoHyphens w:val="0"/>
        <w:spacing w:line="360" w:lineRule="auto"/>
        <w:jc w:val="both"/>
        <w:rPr>
          <w:rFonts w:ascii="Arial" w:hAnsi="Arial" w:cs="Arial"/>
          <w:color w:val="000000"/>
        </w:rPr>
      </w:pPr>
      <w:r>
        <w:rPr>
          <w:rFonts w:ascii="Arial" w:hAnsi="Arial" w:cs="Arial"/>
          <w:color w:val="000000"/>
        </w:rPr>
        <w:t>08/04/2024 visita specialistica reumatologica,</w:t>
      </w:r>
      <w:r w:rsidR="00E6025C">
        <w:rPr>
          <w:rFonts w:ascii="Arial" w:hAnsi="Arial" w:cs="Arial"/>
          <w:color w:val="000000"/>
        </w:rPr>
        <w:t xml:space="preserve"> eseguita presso la U.O.C. di Medicina Generale dell’Ospedale di Treviso,</w:t>
      </w:r>
      <w:r>
        <w:rPr>
          <w:rFonts w:ascii="Arial" w:hAnsi="Arial" w:cs="Arial"/>
          <w:color w:val="000000"/>
        </w:rPr>
        <w:t xml:space="preserve"> che conclude: “il quadro doloroso descritto dal Paziente non sembrerebbe riconducibile a problematica immuno-reumatologica, tuttavia è utile dosaggio ANA, </w:t>
      </w:r>
      <w:proofErr w:type="spellStart"/>
      <w:r>
        <w:rPr>
          <w:rFonts w:ascii="Arial" w:hAnsi="Arial" w:cs="Arial"/>
          <w:color w:val="000000"/>
        </w:rPr>
        <w:t>anti-ENA</w:t>
      </w:r>
      <w:proofErr w:type="spellEnd"/>
      <w:r>
        <w:rPr>
          <w:rFonts w:ascii="Arial" w:hAnsi="Arial" w:cs="Arial"/>
          <w:color w:val="000000"/>
        </w:rPr>
        <w:t>, anti-DNA, C3, C4, fattore reumatoide, anti-CCP, CK, mioglobina, aldolasi e Rx mani e polsi”, in tale occasione vengono anche rilasciate impegnative per visita neurologica e genetica;</w:t>
      </w:r>
    </w:p>
    <w:p w14:paraId="014DC595" w14:textId="180FC29C" w:rsidR="00CC772E" w:rsidRDefault="00000000">
      <w:pPr>
        <w:pStyle w:val="Standard"/>
        <w:numPr>
          <w:ilvl w:val="0"/>
          <w:numId w:val="17"/>
        </w:numPr>
        <w:suppressAutoHyphens w:val="0"/>
        <w:spacing w:line="360" w:lineRule="auto"/>
        <w:jc w:val="both"/>
        <w:rPr>
          <w:rFonts w:ascii="Arial" w:hAnsi="Arial" w:cs="Arial"/>
          <w:color w:val="000000"/>
        </w:rPr>
      </w:pPr>
      <w:r>
        <w:rPr>
          <w:rFonts w:ascii="Arial" w:hAnsi="Arial" w:cs="Arial"/>
          <w:color w:val="000000"/>
        </w:rPr>
        <w:t>Il 26/06/2024 visita reumatologica</w:t>
      </w:r>
      <w:r w:rsidR="00E6025C">
        <w:rPr>
          <w:rFonts w:ascii="Arial" w:hAnsi="Arial" w:cs="Arial"/>
          <w:color w:val="000000"/>
        </w:rPr>
        <w:t>, eseguita presso U.O.S. di Genetica Medica dell’Ospedale di Treviso,</w:t>
      </w:r>
      <w:r>
        <w:rPr>
          <w:rFonts w:ascii="Arial" w:hAnsi="Arial" w:cs="Arial"/>
          <w:color w:val="000000"/>
        </w:rPr>
        <w:t xml:space="preserve"> per sospetta collagenopatia ereditaria, che conclude: “Anamnesi e clinica del paziente non depongono per una forma di collagenopatia ereditaria”;</w:t>
      </w:r>
    </w:p>
    <w:p w14:paraId="1FA1A259" w14:textId="4CD9DB0B" w:rsidR="00CC772E" w:rsidRDefault="00000000">
      <w:pPr>
        <w:pStyle w:val="Standard"/>
        <w:numPr>
          <w:ilvl w:val="0"/>
          <w:numId w:val="18"/>
        </w:numPr>
        <w:suppressAutoHyphens w:val="0"/>
        <w:spacing w:line="360" w:lineRule="auto"/>
        <w:jc w:val="both"/>
        <w:rPr>
          <w:rFonts w:ascii="Arial" w:hAnsi="Arial" w:cs="Arial"/>
          <w:color w:val="000000"/>
        </w:rPr>
      </w:pPr>
      <w:r>
        <w:rPr>
          <w:rFonts w:ascii="Arial" w:hAnsi="Arial" w:cs="Arial"/>
          <w:color w:val="000000"/>
        </w:rPr>
        <w:lastRenderedPageBreak/>
        <w:t>Il 15/07/2024 visita di controllo per chirurgia del rachide</w:t>
      </w:r>
      <w:r w:rsidR="00E6025C">
        <w:rPr>
          <w:rFonts w:ascii="Arial" w:hAnsi="Arial" w:cs="Arial"/>
          <w:color w:val="000000"/>
        </w:rPr>
        <w:t xml:space="preserve">, svolta presso la SC di Chirurgia Vertebrale (Dr. Alessandro </w:t>
      </w:r>
      <w:proofErr w:type="spellStart"/>
      <w:r w:rsidR="00E6025C">
        <w:rPr>
          <w:rFonts w:ascii="Arial" w:hAnsi="Arial" w:cs="Arial"/>
          <w:color w:val="000000"/>
        </w:rPr>
        <w:t>Gasbarrini</w:t>
      </w:r>
      <w:proofErr w:type="spellEnd"/>
      <w:r w:rsidR="00E6025C">
        <w:rPr>
          <w:rFonts w:ascii="Arial" w:hAnsi="Arial" w:cs="Arial"/>
          <w:color w:val="000000"/>
        </w:rPr>
        <w:t>),</w:t>
      </w:r>
      <w:r>
        <w:rPr>
          <w:rFonts w:ascii="Arial" w:hAnsi="Arial" w:cs="Arial"/>
          <w:color w:val="000000"/>
        </w:rPr>
        <w:t xml:space="preserve"> che commenta RM rachide cervicale, concludendo: “rachide cervicale con iniziali fenomeni degenerativi in assenza di compressioni”;</w:t>
      </w:r>
    </w:p>
    <w:p w14:paraId="16DDF32C" w14:textId="0D770B56" w:rsidR="00CC772E" w:rsidRDefault="00000000">
      <w:pPr>
        <w:pStyle w:val="Standard"/>
        <w:numPr>
          <w:ilvl w:val="0"/>
          <w:numId w:val="19"/>
        </w:numPr>
        <w:suppressAutoHyphens w:val="0"/>
        <w:spacing w:line="360" w:lineRule="auto"/>
        <w:jc w:val="both"/>
        <w:rPr>
          <w:rFonts w:ascii="Arial" w:hAnsi="Arial" w:cs="Arial"/>
          <w:color w:val="000000"/>
        </w:rPr>
      </w:pPr>
      <w:r>
        <w:rPr>
          <w:rFonts w:ascii="Arial" w:hAnsi="Arial" w:cs="Arial"/>
          <w:color w:val="000000"/>
        </w:rPr>
        <w:t>Svariate visite di Terapia antalgica</w:t>
      </w:r>
      <w:r w:rsidR="003F14C3">
        <w:rPr>
          <w:rFonts w:ascii="Arial" w:hAnsi="Arial" w:cs="Arial"/>
          <w:color w:val="000000"/>
        </w:rPr>
        <w:t xml:space="preserve">, </w:t>
      </w:r>
      <w:r w:rsidR="003F14C3">
        <w:rPr>
          <w:rFonts w:ascii="Arial" w:hAnsi="Arial" w:cs="Arial"/>
          <w:color w:val="000000"/>
        </w:rPr>
        <w:t>eseguit</w:t>
      </w:r>
      <w:r w:rsidR="003F14C3">
        <w:rPr>
          <w:rFonts w:ascii="Arial" w:hAnsi="Arial" w:cs="Arial"/>
          <w:color w:val="000000"/>
        </w:rPr>
        <w:t>e</w:t>
      </w:r>
      <w:r w:rsidR="003F14C3">
        <w:rPr>
          <w:rFonts w:ascii="Arial" w:hAnsi="Arial" w:cs="Arial"/>
          <w:color w:val="000000"/>
        </w:rPr>
        <w:t xml:space="preserve"> presso il Servizio di diagnostica per immagini dell’Ospedale generale di zona “</w:t>
      </w:r>
      <w:proofErr w:type="spellStart"/>
      <w:proofErr w:type="gramStart"/>
      <w:r w:rsidR="003F14C3">
        <w:rPr>
          <w:rFonts w:ascii="Arial" w:hAnsi="Arial" w:cs="Arial"/>
          <w:color w:val="000000"/>
        </w:rPr>
        <w:t>S.Camillo</w:t>
      </w:r>
      <w:proofErr w:type="spellEnd"/>
      <w:proofErr w:type="gramEnd"/>
      <w:r w:rsidR="003F14C3">
        <w:rPr>
          <w:rFonts w:ascii="Arial" w:hAnsi="Arial" w:cs="Arial"/>
          <w:color w:val="000000"/>
        </w:rPr>
        <w:t>” Treviso</w:t>
      </w:r>
      <w:r>
        <w:rPr>
          <w:rFonts w:ascii="Arial" w:hAnsi="Arial" w:cs="Arial"/>
          <w:color w:val="000000"/>
        </w:rPr>
        <w:t xml:space="preserve"> fin dal 07/02/2022, prima dell’intervento di artrodesi, svolte a cadenza regolare fino ad oggi.</w:t>
      </w:r>
    </w:p>
    <w:p w14:paraId="5BC69EDC" w14:textId="77777777" w:rsidR="00CC772E" w:rsidRDefault="00CC772E">
      <w:pPr>
        <w:pStyle w:val="Standard"/>
        <w:suppressAutoHyphens w:val="0"/>
        <w:spacing w:line="360" w:lineRule="auto"/>
        <w:ind w:left="720"/>
        <w:jc w:val="both"/>
        <w:rPr>
          <w:rFonts w:ascii="Arial" w:hAnsi="Arial" w:cs="Arial"/>
          <w:color w:val="000000"/>
        </w:rPr>
      </w:pPr>
    </w:p>
    <w:p w14:paraId="6DC94522" w14:textId="77777777" w:rsidR="00CC772E" w:rsidRDefault="00000000">
      <w:pPr>
        <w:pStyle w:val="Standard"/>
        <w:suppressAutoHyphens w:val="0"/>
        <w:spacing w:line="360" w:lineRule="auto"/>
        <w:jc w:val="both"/>
        <w:rPr>
          <w:rFonts w:ascii="Arial" w:hAnsi="Arial" w:cs="Arial"/>
          <w:color w:val="000000"/>
        </w:rPr>
      </w:pPr>
      <w:r>
        <w:rPr>
          <w:rFonts w:ascii="Arial" w:hAnsi="Arial" w:cs="Arial"/>
          <w:color w:val="000000"/>
        </w:rPr>
        <w:t>Per le artralgie alle mani, ha effettuato i seguenti accertamenti:</w:t>
      </w:r>
    </w:p>
    <w:p w14:paraId="5D6E1E63" w14:textId="179C282B" w:rsidR="00CC772E" w:rsidRDefault="00000000">
      <w:pPr>
        <w:pStyle w:val="Standard"/>
        <w:numPr>
          <w:ilvl w:val="0"/>
          <w:numId w:val="20"/>
        </w:numPr>
        <w:suppressAutoHyphens w:val="0"/>
        <w:spacing w:line="360" w:lineRule="auto"/>
        <w:jc w:val="both"/>
        <w:rPr>
          <w:rFonts w:ascii="Arial" w:hAnsi="Arial" w:cs="Arial"/>
          <w:color w:val="000000" w:themeColor="text1"/>
        </w:rPr>
      </w:pPr>
      <w:r>
        <w:rPr>
          <w:rFonts w:ascii="Arial" w:hAnsi="Arial" w:cs="Arial"/>
          <w:color w:val="000000" w:themeColor="text1"/>
        </w:rPr>
        <w:t>Il 04/12/</w:t>
      </w:r>
      <w:r w:rsidR="00186B4C">
        <w:rPr>
          <w:rFonts w:ascii="Arial" w:hAnsi="Arial" w:cs="Arial"/>
          <w:color w:val="000000" w:themeColor="text1"/>
        </w:rPr>
        <w:t>2021</w:t>
      </w:r>
      <w:r w:rsidR="00141392" w:rsidRPr="00141392">
        <w:rPr>
          <w:rFonts w:ascii="Arial" w:hAnsi="Arial" w:cs="Arial"/>
          <w:color w:val="000000" w:themeColor="text1"/>
        </w:rPr>
        <w:t xml:space="preserve"> </w:t>
      </w:r>
      <w:r w:rsidR="00141392" w:rsidRPr="00A87529">
        <w:rPr>
          <w:rFonts w:ascii="Arial" w:hAnsi="Arial" w:cs="Arial"/>
          <w:color w:val="000000" w:themeColor="text1"/>
        </w:rPr>
        <w:t xml:space="preserve">Elettromiografia </w:t>
      </w:r>
      <w:r w:rsidR="00141392">
        <w:rPr>
          <w:rFonts w:ascii="Arial" w:hAnsi="Arial" w:cs="Arial"/>
          <w:color w:val="000000" w:themeColor="text1"/>
        </w:rPr>
        <w:t xml:space="preserve">e </w:t>
      </w:r>
      <w:proofErr w:type="spellStart"/>
      <w:r w:rsidR="00141392">
        <w:rPr>
          <w:rFonts w:ascii="Arial" w:hAnsi="Arial" w:cs="Arial"/>
          <w:color w:val="000000" w:themeColor="text1"/>
        </w:rPr>
        <w:t>neurografia</w:t>
      </w:r>
      <w:proofErr w:type="spellEnd"/>
      <w:r w:rsidR="00141392">
        <w:rPr>
          <w:rFonts w:ascii="Arial" w:hAnsi="Arial" w:cs="Arial"/>
          <w:color w:val="000000" w:themeColor="text1"/>
        </w:rPr>
        <w:t xml:space="preserve"> </w:t>
      </w:r>
      <w:r w:rsidR="00141392" w:rsidRPr="00A87529">
        <w:rPr>
          <w:rFonts w:ascii="Arial" w:hAnsi="Arial" w:cs="Arial"/>
          <w:color w:val="000000" w:themeColor="text1"/>
        </w:rPr>
        <w:t>arti superiori,</w:t>
      </w:r>
      <w:r w:rsidR="00141392">
        <w:rPr>
          <w:rFonts w:ascii="Arial" w:hAnsi="Arial" w:cs="Arial"/>
          <w:color w:val="000000" w:themeColor="text1"/>
        </w:rPr>
        <w:t xml:space="preserve"> eseguite presso Ambulatorio di Neurofisiologia dell’ospedale riabilitativo di Motta di Livenza</w:t>
      </w:r>
      <w:r w:rsidR="00141392" w:rsidRPr="00A87529">
        <w:rPr>
          <w:rFonts w:ascii="Arial" w:hAnsi="Arial" w:cs="Arial"/>
          <w:color w:val="000000" w:themeColor="text1"/>
        </w:rPr>
        <w:t xml:space="preserve"> </w:t>
      </w:r>
      <w:r>
        <w:rPr>
          <w:rFonts w:ascii="Arial" w:hAnsi="Arial" w:cs="Arial"/>
          <w:color w:val="000000" w:themeColor="text1"/>
        </w:rPr>
        <w:t>che riporta</w:t>
      </w:r>
      <w:r w:rsidR="00141392">
        <w:rPr>
          <w:rFonts w:ascii="Arial" w:hAnsi="Arial" w:cs="Arial"/>
          <w:color w:val="000000" w:themeColor="text1"/>
        </w:rPr>
        <w:t>no</w:t>
      </w:r>
      <w:r>
        <w:rPr>
          <w:rFonts w:ascii="Arial" w:hAnsi="Arial" w:cs="Arial"/>
          <w:color w:val="000000" w:themeColor="text1"/>
        </w:rPr>
        <w:t>: “</w:t>
      </w:r>
      <w:del w:id="20" w:author="Federico Favaro" w:date="2025-05-13T18:08:00Z" w16du:dateUtc="2025-05-13T16:08:00Z">
        <w:r w:rsidDel="000F024C">
          <w:rPr>
            <w:rFonts w:ascii="Arial" w:hAnsi="Arial" w:cs="Arial"/>
            <w:color w:val="000000" w:themeColor="text1"/>
          </w:rPr>
          <w:delText xml:space="preserve">i </w:delText>
        </w:r>
      </w:del>
      <w:ins w:id="21" w:author="Federico Favaro" w:date="2025-05-13T18:08:00Z" w16du:dateUtc="2025-05-13T16:08:00Z">
        <w:r w:rsidR="000F024C">
          <w:rPr>
            <w:rFonts w:ascii="Arial" w:hAnsi="Arial" w:cs="Arial"/>
            <w:color w:val="000000" w:themeColor="text1"/>
          </w:rPr>
          <w:t>..</w:t>
        </w:r>
      </w:ins>
      <w:r>
        <w:rPr>
          <w:rFonts w:ascii="Arial" w:hAnsi="Arial" w:cs="Arial"/>
          <w:color w:val="000000" w:themeColor="text1"/>
        </w:rPr>
        <w:t>segni di una sofferenza distale, di grado lieve e limitata solo alle fibre sensitive del nervo mediano di sinistra (Sindrome del tunnel carpale di grado lieve); non sono evidenti i segni di denervazione ai muscoli test dell'innervazione radicolare.”;</w:t>
      </w:r>
    </w:p>
    <w:p w14:paraId="6490B1AD" w14:textId="2979493C" w:rsidR="00CC772E" w:rsidRDefault="00000000">
      <w:pPr>
        <w:pStyle w:val="Standard"/>
        <w:numPr>
          <w:ilvl w:val="0"/>
          <w:numId w:val="21"/>
        </w:numPr>
        <w:suppressAutoHyphens w:val="0"/>
        <w:spacing w:line="360" w:lineRule="auto"/>
        <w:jc w:val="both"/>
        <w:rPr>
          <w:rFonts w:ascii="Arial" w:hAnsi="Arial" w:cs="Arial"/>
          <w:color w:val="000000"/>
        </w:rPr>
      </w:pPr>
      <w:r>
        <w:rPr>
          <w:rFonts w:ascii="Arial" w:hAnsi="Arial" w:cs="Arial"/>
          <w:color w:val="000000" w:themeColor="text1"/>
        </w:rPr>
        <w:t>Il 17/06/2022 Elettromiografia arto superiore sinistro,</w:t>
      </w:r>
      <w:r w:rsidR="00141392">
        <w:rPr>
          <w:rFonts w:ascii="Arial" w:hAnsi="Arial" w:cs="Arial"/>
          <w:color w:val="000000" w:themeColor="text1"/>
        </w:rPr>
        <w:t xml:space="preserve"> </w:t>
      </w:r>
      <w:r w:rsidR="00141392">
        <w:rPr>
          <w:rFonts w:ascii="Arial" w:hAnsi="Arial" w:cs="Arial"/>
          <w:color w:val="000000" w:themeColor="text1"/>
        </w:rPr>
        <w:t>eseguita presso il servizio di diagnostica per immagini dell’ospedale riabilitativo di Motta di Livenza</w:t>
      </w:r>
      <w:r>
        <w:rPr>
          <w:rFonts w:ascii="Arial" w:hAnsi="Arial" w:cs="Arial"/>
          <w:color w:val="000000" w:themeColor="text1"/>
        </w:rPr>
        <w:t xml:space="preserve"> che </w:t>
      </w:r>
      <w:r>
        <w:rPr>
          <w:rFonts w:ascii="Arial" w:hAnsi="Arial" w:cs="Arial"/>
          <w:color w:val="000000"/>
        </w:rPr>
        <w:t>riporta: “Reperti neurofisiologici nella norma. Non pertinenza di tipo SNP e in generale neurologica. Eventuale RM/TC del polso e valutazione da specialista chirurgo della mano.”;</w:t>
      </w:r>
    </w:p>
    <w:p w14:paraId="1DFD2167" w14:textId="219EF494" w:rsidR="00CC772E" w:rsidRDefault="00000000">
      <w:pPr>
        <w:pStyle w:val="Standard"/>
        <w:numPr>
          <w:ilvl w:val="0"/>
          <w:numId w:val="22"/>
        </w:numPr>
        <w:suppressAutoHyphens w:val="0"/>
        <w:spacing w:line="360" w:lineRule="auto"/>
        <w:jc w:val="both"/>
        <w:rPr>
          <w:rFonts w:ascii="Arial" w:hAnsi="Arial" w:cs="Arial"/>
          <w:color w:val="000000"/>
        </w:rPr>
      </w:pPr>
      <w:r>
        <w:rPr>
          <w:rFonts w:ascii="Arial" w:hAnsi="Arial" w:cs="Arial"/>
          <w:color w:val="000000"/>
        </w:rPr>
        <w:t>Il 10/03/2023 TAC polso e mano sinistra,</w:t>
      </w:r>
      <w:r w:rsidR="00141392">
        <w:rPr>
          <w:rFonts w:ascii="Arial" w:hAnsi="Arial" w:cs="Arial"/>
          <w:color w:val="000000"/>
        </w:rPr>
        <w:t xml:space="preserve"> </w:t>
      </w:r>
      <w:r w:rsidR="00141392">
        <w:rPr>
          <w:rFonts w:ascii="Arial" w:hAnsi="Arial" w:cs="Arial"/>
          <w:color w:val="000000"/>
        </w:rPr>
        <w:t>eseguita presso il Servizio di diagnostica per immagini dell’Ospedale generale di zona “</w:t>
      </w:r>
      <w:proofErr w:type="spellStart"/>
      <w:proofErr w:type="gramStart"/>
      <w:r w:rsidR="00141392">
        <w:rPr>
          <w:rFonts w:ascii="Arial" w:hAnsi="Arial" w:cs="Arial"/>
          <w:color w:val="000000"/>
        </w:rPr>
        <w:t>S.Camillo</w:t>
      </w:r>
      <w:proofErr w:type="spellEnd"/>
      <w:proofErr w:type="gramEnd"/>
      <w:r w:rsidR="00141392">
        <w:rPr>
          <w:rFonts w:ascii="Arial" w:hAnsi="Arial" w:cs="Arial"/>
          <w:color w:val="000000"/>
        </w:rPr>
        <w:t>” Treviso</w:t>
      </w:r>
      <w:r w:rsidR="006D7E6A">
        <w:rPr>
          <w:rFonts w:ascii="Arial" w:hAnsi="Arial" w:cs="Arial"/>
          <w:color w:val="000000"/>
        </w:rPr>
        <w:t>,</w:t>
      </w:r>
      <w:r>
        <w:rPr>
          <w:rFonts w:ascii="Arial" w:hAnsi="Arial" w:cs="Arial"/>
          <w:color w:val="000000"/>
        </w:rPr>
        <w:t xml:space="preserve"> che riporta: “Conservati gli archi palmari e i rapporti articolari. Non lesioni ossee di tipo erosivo. Densità ossea nei limiti. Non sono evidenti segni di versamento nelle guaine tendinee. Piccole areole fibrocistiche nelle ossa carpali senza significato patologico. Minimo </w:t>
      </w:r>
      <w:proofErr w:type="spellStart"/>
      <w:r>
        <w:rPr>
          <w:rFonts w:ascii="Arial" w:hAnsi="Arial" w:cs="Arial"/>
          <w:color w:val="000000"/>
        </w:rPr>
        <w:t>stranding</w:t>
      </w:r>
      <w:proofErr w:type="spellEnd"/>
      <w:r>
        <w:rPr>
          <w:rFonts w:ascii="Arial" w:hAnsi="Arial" w:cs="Arial"/>
          <w:color w:val="000000"/>
        </w:rPr>
        <w:t xml:space="preserve"> del grasso sottocutaneo è apprezzabile nella regione del tunnel carpale.”;</w:t>
      </w:r>
    </w:p>
    <w:p w14:paraId="2DB7A40E" w14:textId="4DB3E23D" w:rsidR="00CC772E" w:rsidRPr="00141392" w:rsidRDefault="00000000" w:rsidP="00141392">
      <w:pPr>
        <w:pStyle w:val="Standard"/>
        <w:numPr>
          <w:ilvl w:val="0"/>
          <w:numId w:val="23"/>
        </w:numPr>
        <w:suppressAutoHyphens w:val="0"/>
        <w:spacing w:line="360" w:lineRule="auto"/>
        <w:jc w:val="both"/>
        <w:rPr>
          <w:rFonts w:ascii="Arial" w:hAnsi="Arial" w:cs="Arial"/>
          <w:color w:val="000000"/>
        </w:rPr>
      </w:pPr>
      <w:r>
        <w:rPr>
          <w:rFonts w:ascii="Arial" w:hAnsi="Arial" w:cs="Arial"/>
          <w:color w:val="000000"/>
        </w:rPr>
        <w:t>Il 27/09/2023 RM polso sinistro e mano sinistra,</w:t>
      </w:r>
      <w:r w:rsidR="00141392" w:rsidRPr="00141392">
        <w:rPr>
          <w:rFonts w:ascii="Arial" w:hAnsi="Arial" w:cs="Arial"/>
          <w:color w:val="000000" w:themeColor="text1"/>
        </w:rPr>
        <w:t xml:space="preserve"> </w:t>
      </w:r>
      <w:r w:rsidR="00141392">
        <w:rPr>
          <w:rFonts w:ascii="Arial" w:hAnsi="Arial" w:cs="Arial"/>
          <w:color w:val="000000" w:themeColor="text1"/>
        </w:rPr>
        <w:t>eseguite presso il servizio di diagnostica per immagini dell’ospedale riabilitativo di Motta di Livenza</w:t>
      </w:r>
      <w:r>
        <w:rPr>
          <w:rFonts w:ascii="Arial" w:hAnsi="Arial" w:cs="Arial"/>
          <w:color w:val="000000"/>
        </w:rPr>
        <w:t xml:space="preserve"> che riporta: “Non apprezzabili significative alterazioni di segnale del midollo </w:t>
      </w:r>
      <w:proofErr w:type="spellStart"/>
      <w:r>
        <w:rPr>
          <w:rFonts w:ascii="Arial" w:hAnsi="Arial" w:cs="Arial"/>
          <w:color w:val="000000"/>
        </w:rPr>
        <w:t>endospugnoso</w:t>
      </w:r>
      <w:proofErr w:type="spellEnd"/>
      <w:r>
        <w:rPr>
          <w:rFonts w:ascii="Arial" w:hAnsi="Arial" w:cs="Arial"/>
          <w:color w:val="000000"/>
        </w:rPr>
        <w:t xml:space="preserve"> esplorato. Come di norma i rapporti articolari radio-carpali, </w:t>
      </w:r>
      <w:proofErr w:type="spellStart"/>
      <w:r>
        <w:rPr>
          <w:rFonts w:ascii="Arial" w:hAnsi="Arial" w:cs="Arial"/>
          <w:color w:val="000000"/>
        </w:rPr>
        <w:t>intercarpali</w:t>
      </w:r>
      <w:proofErr w:type="spellEnd"/>
      <w:r>
        <w:rPr>
          <w:rFonts w:ascii="Arial" w:hAnsi="Arial" w:cs="Arial"/>
          <w:color w:val="000000"/>
        </w:rPr>
        <w:t xml:space="preserve"> e carpo-metacarpali e metacarpo-</w:t>
      </w:r>
      <w:proofErr w:type="spellStart"/>
      <w:r>
        <w:rPr>
          <w:rFonts w:ascii="Arial" w:hAnsi="Arial" w:cs="Arial"/>
          <w:color w:val="000000"/>
        </w:rPr>
        <w:t>falangel</w:t>
      </w:r>
      <w:proofErr w:type="spellEnd"/>
      <w:r>
        <w:rPr>
          <w:rFonts w:ascii="Arial" w:hAnsi="Arial" w:cs="Arial"/>
          <w:color w:val="000000"/>
        </w:rPr>
        <w:t xml:space="preserve">. Regolare la cartilagine triangolare ed il legamento scafo-lunato. Come di norma i tendini e guaine sinoviali dei muscoli flessori ed estensori. Esiti di tenorrafia del legamento trasverso del </w:t>
      </w:r>
      <w:proofErr w:type="spellStart"/>
      <w:r>
        <w:rPr>
          <w:rFonts w:ascii="Arial" w:hAnsi="Arial" w:cs="Arial"/>
          <w:color w:val="000000"/>
        </w:rPr>
        <w:t>carpo</w:t>
      </w:r>
      <w:proofErr w:type="spellEnd"/>
      <w:r>
        <w:rPr>
          <w:rFonts w:ascii="Arial" w:hAnsi="Arial" w:cs="Arial"/>
          <w:color w:val="000000"/>
        </w:rPr>
        <w:t xml:space="preserve">. Il nervo mediano presenta modesto </w:t>
      </w:r>
      <w:r>
        <w:rPr>
          <w:rFonts w:ascii="Arial" w:hAnsi="Arial" w:cs="Arial"/>
          <w:color w:val="000000"/>
        </w:rPr>
        <w:lastRenderedPageBreak/>
        <w:t>aumento della intensità di segnale con possibile significato di sofferenza nervosa (esiti cicatriziali?). Eventuale conferma mediante elettromiografia.”;</w:t>
      </w:r>
    </w:p>
    <w:p w14:paraId="3D4DCAA5" w14:textId="42876464" w:rsidR="00141392" w:rsidRDefault="00141392" w:rsidP="00141392">
      <w:pPr>
        <w:pStyle w:val="Standard"/>
        <w:suppressAutoHyphens w:val="0"/>
        <w:spacing w:line="360" w:lineRule="auto"/>
        <w:jc w:val="both"/>
        <w:rPr>
          <w:rFonts w:ascii="Arial" w:hAnsi="Arial" w:cs="Arial"/>
          <w:color w:val="000000"/>
        </w:rPr>
      </w:pPr>
      <w:r w:rsidRPr="00141392">
        <w:rPr>
          <w:rFonts w:ascii="Arial" w:hAnsi="Arial" w:cs="Arial"/>
          <w:color w:val="000000"/>
        </w:rPr>
        <w:t xml:space="preserve"> </w:t>
      </w:r>
    </w:p>
    <w:p w14:paraId="4956F451" w14:textId="0D6A2D05" w:rsidR="00141392" w:rsidRPr="00150FB3" w:rsidRDefault="00141392" w:rsidP="00141392">
      <w:pPr>
        <w:pStyle w:val="Standard"/>
        <w:suppressAutoHyphens w:val="0"/>
        <w:spacing w:line="360" w:lineRule="auto"/>
        <w:jc w:val="both"/>
        <w:rPr>
          <w:rFonts w:ascii="Arial" w:hAnsi="Arial" w:cs="Arial"/>
          <w:color w:val="000000"/>
        </w:rPr>
      </w:pPr>
      <w:r w:rsidRPr="00150FB3">
        <w:rPr>
          <w:rFonts w:ascii="Arial" w:hAnsi="Arial" w:cs="Arial"/>
          <w:color w:val="000000"/>
        </w:rPr>
        <w:t>Per l’ernia inguinale destra, ha effettuato i seguenti accertamenti:</w:t>
      </w:r>
    </w:p>
    <w:p w14:paraId="28E7C211" w14:textId="019EA5A1" w:rsidR="00141392" w:rsidRPr="00141392" w:rsidRDefault="00141392" w:rsidP="00141392">
      <w:pPr>
        <w:pStyle w:val="Standard"/>
        <w:numPr>
          <w:ilvl w:val="0"/>
          <w:numId w:val="29"/>
        </w:numPr>
        <w:suppressAutoHyphens w:val="0"/>
        <w:autoSpaceDN w:val="0"/>
        <w:spacing w:line="360" w:lineRule="auto"/>
        <w:jc w:val="both"/>
        <w:rPr>
          <w:rFonts w:ascii="Arial" w:hAnsi="Arial" w:cs="Arial"/>
          <w:color w:val="000000"/>
        </w:rPr>
      </w:pPr>
      <w:r w:rsidRPr="00150FB3">
        <w:rPr>
          <w:rFonts w:ascii="Arial" w:hAnsi="Arial" w:cs="Arial"/>
          <w:color w:val="000000"/>
        </w:rPr>
        <w:t>Il 05/04/2023 visita specialistica chirurgica</w:t>
      </w:r>
      <w:r>
        <w:rPr>
          <w:rFonts w:ascii="Arial" w:hAnsi="Arial" w:cs="Arial"/>
          <w:color w:val="000000"/>
        </w:rPr>
        <w:t xml:space="preserve"> presso U.O.C Chirurgia Generale Ospedale generale di zona “</w:t>
      </w:r>
      <w:proofErr w:type="spellStart"/>
      <w:proofErr w:type="gramStart"/>
      <w:r>
        <w:rPr>
          <w:rFonts w:ascii="Arial" w:hAnsi="Arial" w:cs="Arial"/>
          <w:color w:val="000000"/>
        </w:rPr>
        <w:t>S.Camillo</w:t>
      </w:r>
      <w:proofErr w:type="spellEnd"/>
      <w:proofErr w:type="gramEnd"/>
      <w:r>
        <w:rPr>
          <w:rFonts w:ascii="Arial" w:hAnsi="Arial" w:cs="Arial"/>
          <w:color w:val="000000"/>
        </w:rPr>
        <w:t>”</w:t>
      </w:r>
      <w:r w:rsidRPr="00150FB3">
        <w:rPr>
          <w:rFonts w:ascii="Arial" w:hAnsi="Arial" w:cs="Arial"/>
          <w:color w:val="000000"/>
        </w:rPr>
        <w:t xml:space="preserve">, che conclude con la diagnosi di Ernia inguinale destra, indicando intervento di </w:t>
      </w:r>
      <w:proofErr w:type="spellStart"/>
      <w:r w:rsidRPr="00150FB3">
        <w:rPr>
          <w:rFonts w:ascii="Arial" w:hAnsi="Arial" w:cs="Arial"/>
          <w:color w:val="000000"/>
        </w:rPr>
        <w:t>ernioplastica</w:t>
      </w:r>
      <w:proofErr w:type="spellEnd"/>
      <w:r w:rsidRPr="00150FB3">
        <w:rPr>
          <w:rFonts w:ascii="Arial" w:hAnsi="Arial" w:cs="Arial"/>
          <w:color w:val="000000"/>
        </w:rPr>
        <w:t xml:space="preserve"> con rete a destra, mentre non vi sono indicazioni per il lato sinistro;</w:t>
      </w:r>
    </w:p>
    <w:p w14:paraId="127806C7" w14:textId="77777777" w:rsidR="00141392" w:rsidRPr="00141392" w:rsidRDefault="00141392" w:rsidP="00141392">
      <w:pPr>
        <w:pStyle w:val="Standard"/>
        <w:numPr>
          <w:ilvl w:val="0"/>
          <w:numId w:val="29"/>
        </w:numPr>
        <w:suppressAutoHyphens w:val="0"/>
        <w:autoSpaceDN w:val="0"/>
        <w:spacing w:line="360" w:lineRule="auto"/>
        <w:jc w:val="both"/>
        <w:rPr>
          <w:rFonts w:ascii="Arial" w:hAnsi="Arial" w:cs="Arial"/>
          <w:color w:val="000000"/>
        </w:rPr>
      </w:pPr>
      <w:r w:rsidRPr="00141392">
        <w:rPr>
          <w:rFonts w:ascii="Arial" w:hAnsi="Arial" w:cs="Arial"/>
          <w:color w:val="000000"/>
        </w:rPr>
        <w:t>Il 17/03/2025 ricovero presso U.O.C Chirurgia Generale Ospedale generale di zona “</w:t>
      </w:r>
      <w:proofErr w:type="spellStart"/>
      <w:proofErr w:type="gramStart"/>
      <w:r w:rsidRPr="00141392">
        <w:rPr>
          <w:rFonts w:ascii="Arial" w:hAnsi="Arial" w:cs="Arial"/>
          <w:color w:val="000000"/>
        </w:rPr>
        <w:t>S.Camillo</w:t>
      </w:r>
      <w:proofErr w:type="spellEnd"/>
      <w:proofErr w:type="gramEnd"/>
      <w:r w:rsidRPr="00141392">
        <w:rPr>
          <w:rFonts w:ascii="Arial" w:hAnsi="Arial" w:cs="Arial"/>
          <w:color w:val="000000"/>
        </w:rPr>
        <w:t xml:space="preserve">” in day surgery per intervento di </w:t>
      </w:r>
      <w:proofErr w:type="spellStart"/>
      <w:r w:rsidRPr="00141392">
        <w:rPr>
          <w:rFonts w:ascii="Arial" w:hAnsi="Arial" w:cs="Arial"/>
          <w:color w:val="000000"/>
        </w:rPr>
        <w:t>ernioplastica</w:t>
      </w:r>
      <w:proofErr w:type="spellEnd"/>
      <w:r w:rsidRPr="00141392">
        <w:rPr>
          <w:rFonts w:ascii="Arial" w:hAnsi="Arial" w:cs="Arial"/>
          <w:color w:val="000000"/>
        </w:rPr>
        <w:t xml:space="preserve"> inguinale destra, con decorso post-operatorio regolare.</w:t>
      </w:r>
    </w:p>
    <w:p w14:paraId="1C19B42C" w14:textId="62519BC1" w:rsidR="00D9425B" w:rsidRDefault="006E7E31" w:rsidP="00D9425B">
      <w:pPr>
        <w:pStyle w:val="Standard"/>
        <w:suppressAutoHyphens w:val="0"/>
        <w:spacing w:line="360" w:lineRule="auto"/>
        <w:jc w:val="both"/>
        <w:rPr>
          <w:rFonts w:ascii="Arial" w:hAnsi="Arial" w:cs="Arial"/>
          <w:color w:val="000000"/>
        </w:rPr>
      </w:pPr>
      <w:r>
        <w:rPr>
          <w:rFonts w:ascii="Arial" w:hAnsi="Arial" w:cs="Arial"/>
          <w:color w:val="000000"/>
        </w:rPr>
        <w:t xml:space="preserve">Per la </w:t>
      </w:r>
      <w:proofErr w:type="spellStart"/>
      <w:r>
        <w:rPr>
          <w:rFonts w:ascii="Arial" w:hAnsi="Arial" w:cs="Arial"/>
          <w:color w:val="000000"/>
        </w:rPr>
        <w:t>nefrocalcinosi</w:t>
      </w:r>
      <w:proofErr w:type="spellEnd"/>
      <w:r>
        <w:rPr>
          <w:rFonts w:ascii="Arial" w:hAnsi="Arial" w:cs="Arial"/>
          <w:color w:val="000000"/>
        </w:rPr>
        <w:t>, il paziente</w:t>
      </w:r>
      <w:r w:rsidR="008C647F">
        <w:rPr>
          <w:rFonts w:ascii="Arial" w:hAnsi="Arial" w:cs="Arial"/>
          <w:color w:val="000000"/>
        </w:rPr>
        <w:t xml:space="preserve"> non</w:t>
      </w:r>
      <w:r>
        <w:rPr>
          <w:rFonts w:ascii="Arial" w:hAnsi="Arial" w:cs="Arial"/>
          <w:color w:val="000000"/>
        </w:rPr>
        <w:t xml:space="preserve"> ha effettuato </w:t>
      </w:r>
      <w:r w:rsidR="008C647F">
        <w:rPr>
          <w:rFonts w:ascii="Arial" w:hAnsi="Arial" w:cs="Arial"/>
          <w:color w:val="000000"/>
        </w:rPr>
        <w:t xml:space="preserve">degli accertamenti specifici, da quanto si evince dai documenti si </w:t>
      </w:r>
      <w:del w:id="22" w:author="Federico Favaro" w:date="2025-05-13T18:08:00Z" w16du:dateUtc="2025-05-13T16:08:00Z">
        <w:r w:rsidR="008C647F" w:rsidDel="000F024C">
          <w:rPr>
            <w:rFonts w:ascii="Arial" w:hAnsi="Arial" w:cs="Arial"/>
            <w:color w:val="000000"/>
          </w:rPr>
          <w:delText xml:space="preserve">trovano </w:delText>
        </w:r>
      </w:del>
      <w:ins w:id="23" w:author="Federico Favaro" w:date="2025-05-13T18:08:00Z" w16du:dateUtc="2025-05-13T16:08:00Z">
        <w:r w:rsidR="000F024C">
          <w:rPr>
            <w:rFonts w:ascii="Arial" w:hAnsi="Arial" w:cs="Arial"/>
            <w:color w:val="000000"/>
          </w:rPr>
          <w:t>rilevano</w:t>
        </w:r>
        <w:r w:rsidR="000F024C">
          <w:rPr>
            <w:rFonts w:ascii="Arial" w:hAnsi="Arial" w:cs="Arial"/>
            <w:color w:val="000000"/>
          </w:rPr>
          <w:t xml:space="preserve"> </w:t>
        </w:r>
      </w:ins>
      <w:r w:rsidR="008C647F">
        <w:rPr>
          <w:rFonts w:ascii="Arial" w:hAnsi="Arial" w:cs="Arial"/>
          <w:color w:val="000000"/>
        </w:rPr>
        <w:t>le seguenti informazioni</w:t>
      </w:r>
      <w:ins w:id="24" w:author="Federico Favaro" w:date="2025-05-13T18:08:00Z" w16du:dateUtc="2025-05-13T16:08:00Z">
        <w:r w:rsidR="000F024C">
          <w:rPr>
            <w:rFonts w:ascii="Arial" w:hAnsi="Arial" w:cs="Arial"/>
            <w:color w:val="000000"/>
          </w:rPr>
          <w:t xml:space="preserve"> in merito</w:t>
        </w:r>
      </w:ins>
      <w:r w:rsidR="008C647F">
        <w:rPr>
          <w:rFonts w:ascii="Arial" w:hAnsi="Arial" w:cs="Arial"/>
          <w:color w:val="000000"/>
        </w:rPr>
        <w:t>:</w:t>
      </w:r>
      <w:r>
        <w:rPr>
          <w:rFonts w:ascii="Arial" w:hAnsi="Arial" w:cs="Arial"/>
          <w:color w:val="000000"/>
        </w:rPr>
        <w:t xml:space="preserve"> </w:t>
      </w:r>
    </w:p>
    <w:p w14:paraId="15AC2944" w14:textId="3B212583" w:rsidR="003B36BA" w:rsidRDefault="003B36BA" w:rsidP="00C56CDE">
      <w:pPr>
        <w:pStyle w:val="Standard"/>
        <w:numPr>
          <w:ilvl w:val="0"/>
          <w:numId w:val="29"/>
        </w:numPr>
        <w:suppressAutoHyphens w:val="0"/>
        <w:spacing w:line="360" w:lineRule="auto"/>
        <w:jc w:val="both"/>
        <w:rPr>
          <w:rFonts w:ascii="Arial" w:hAnsi="Arial" w:cs="Arial"/>
          <w:color w:val="000000"/>
        </w:rPr>
      </w:pPr>
      <w:r>
        <w:rPr>
          <w:rFonts w:ascii="Arial" w:hAnsi="Arial" w:cs="Arial"/>
          <w:color w:val="000000"/>
        </w:rPr>
        <w:t xml:space="preserve">Il 19/06/2023 TAC rachide lombare, eseguita presso </w:t>
      </w:r>
      <w:r>
        <w:rPr>
          <w:rFonts w:ascii="Arial" w:hAnsi="Arial" w:cs="Arial"/>
          <w:color w:val="000000"/>
        </w:rPr>
        <w:t>il Servizio di diagnostica per immagini dell’Ospedale generale di zona “</w:t>
      </w:r>
      <w:proofErr w:type="spellStart"/>
      <w:proofErr w:type="gramStart"/>
      <w:r>
        <w:rPr>
          <w:rFonts w:ascii="Arial" w:hAnsi="Arial" w:cs="Arial"/>
          <w:color w:val="000000"/>
        </w:rPr>
        <w:t>S.Camillo</w:t>
      </w:r>
      <w:proofErr w:type="spellEnd"/>
      <w:proofErr w:type="gramEnd"/>
      <w:r>
        <w:rPr>
          <w:rFonts w:ascii="Arial" w:hAnsi="Arial" w:cs="Arial"/>
          <w:color w:val="000000"/>
        </w:rPr>
        <w:t>” Treviso</w:t>
      </w:r>
      <w:r>
        <w:rPr>
          <w:rFonts w:ascii="Arial" w:hAnsi="Arial" w:cs="Arial"/>
          <w:color w:val="000000"/>
        </w:rPr>
        <w:t xml:space="preserve">, che riporta: </w:t>
      </w:r>
      <w:proofErr w:type="gramStart"/>
      <w:r>
        <w:rPr>
          <w:rFonts w:ascii="Arial" w:hAnsi="Arial" w:cs="Arial"/>
          <w:color w:val="000000"/>
        </w:rPr>
        <w:t>“</w:t>
      </w:r>
      <w:ins w:id="25" w:author="Federico Favaro" w:date="2025-05-13T18:09:00Z" w16du:dateUtc="2025-05-13T16:09:00Z">
        <w:r w:rsidR="000F024C">
          <w:rPr>
            <w:rFonts w:ascii="Arial" w:hAnsi="Arial" w:cs="Arial"/>
            <w:color w:val="000000"/>
          </w:rPr>
          <w:t>..</w:t>
        </w:r>
      </w:ins>
      <w:proofErr w:type="gramEnd"/>
      <w:r>
        <w:rPr>
          <w:rFonts w:ascii="Arial" w:hAnsi="Arial" w:cs="Arial"/>
          <w:color w:val="000000"/>
        </w:rPr>
        <w:t xml:space="preserve">Quale reperto collaterale si segnala la presenza di multiple calcificazioni al passaggio </w:t>
      </w:r>
      <w:proofErr w:type="spellStart"/>
      <w:r>
        <w:rPr>
          <w:rFonts w:ascii="Arial" w:hAnsi="Arial" w:cs="Arial"/>
          <w:color w:val="000000"/>
        </w:rPr>
        <w:t>cortico</w:t>
      </w:r>
      <w:proofErr w:type="spellEnd"/>
      <w:r>
        <w:rPr>
          <w:rFonts w:ascii="Arial" w:hAnsi="Arial" w:cs="Arial"/>
          <w:color w:val="000000"/>
        </w:rPr>
        <w:t>-midollare in entrambi i reni compatibili con quadro di rene a “spugna”. Si consiglia valutazione specialistica.”;</w:t>
      </w:r>
    </w:p>
    <w:p w14:paraId="225C7EA3" w14:textId="3C19E07B" w:rsidR="003B36BA" w:rsidRPr="003B36BA" w:rsidRDefault="003B36BA" w:rsidP="00C56CDE">
      <w:pPr>
        <w:pStyle w:val="Standard"/>
        <w:numPr>
          <w:ilvl w:val="0"/>
          <w:numId w:val="29"/>
        </w:numPr>
        <w:suppressAutoHyphens w:val="0"/>
        <w:spacing w:line="360" w:lineRule="auto"/>
        <w:jc w:val="both"/>
        <w:rPr>
          <w:rFonts w:ascii="Arial" w:hAnsi="Arial" w:cs="Arial"/>
          <w:color w:val="000000"/>
        </w:rPr>
      </w:pPr>
      <w:r>
        <w:rPr>
          <w:rFonts w:ascii="Arial" w:hAnsi="Arial" w:cs="Arial"/>
          <w:color w:val="000000"/>
        </w:rPr>
        <w:t>Il 20/11/2023 RX colonna toracica in ortostatismo, eseguita presso lo Studio Radiologico di Mogliano Veneto (TV), che riporta:</w:t>
      </w:r>
      <w:r>
        <w:rPr>
          <w:rFonts w:ascii="Arial" w:hAnsi="Arial" w:cs="Arial"/>
          <w:color w:val="000000"/>
        </w:rPr>
        <w:t xml:space="preserve"> </w:t>
      </w:r>
      <w:proofErr w:type="gramStart"/>
      <w:r>
        <w:rPr>
          <w:rFonts w:ascii="Arial" w:hAnsi="Arial" w:cs="Arial"/>
          <w:color w:val="000000"/>
        </w:rPr>
        <w:t>“</w:t>
      </w:r>
      <w:ins w:id="26" w:author="Federico Favaro" w:date="2025-05-13T18:09:00Z" w16du:dateUtc="2025-05-13T16:09:00Z">
        <w:r w:rsidR="000F024C">
          <w:rPr>
            <w:rFonts w:ascii="Arial" w:hAnsi="Arial" w:cs="Arial"/>
            <w:color w:val="000000"/>
          </w:rPr>
          <w:t>..</w:t>
        </w:r>
      </w:ins>
      <w:proofErr w:type="gramEnd"/>
      <w:r>
        <w:rPr>
          <w:rFonts w:ascii="Arial" w:hAnsi="Arial" w:cs="Arial"/>
          <w:color w:val="000000"/>
        </w:rPr>
        <w:t xml:space="preserve">Si segnalano multiple e diffuse calcificazione contro entrambe le ombre </w:t>
      </w:r>
      <w:proofErr w:type="gramStart"/>
      <w:r>
        <w:rPr>
          <w:rFonts w:ascii="Arial" w:hAnsi="Arial" w:cs="Arial"/>
          <w:color w:val="000000"/>
        </w:rPr>
        <w:t>renali</w:t>
      </w:r>
      <w:ins w:id="27" w:author="Federico Favaro" w:date="2025-05-13T18:09:00Z" w16du:dateUtc="2025-05-13T16:09:00Z">
        <w:r w:rsidR="000F024C">
          <w:rPr>
            <w:rFonts w:ascii="Arial" w:hAnsi="Arial" w:cs="Arial"/>
            <w:color w:val="000000"/>
          </w:rPr>
          <w:t>..</w:t>
        </w:r>
      </w:ins>
      <w:proofErr w:type="gramEnd"/>
      <w:r>
        <w:rPr>
          <w:rFonts w:ascii="Arial" w:hAnsi="Arial" w:cs="Arial"/>
          <w:color w:val="000000"/>
        </w:rPr>
        <w:t>”;</w:t>
      </w:r>
    </w:p>
    <w:p w14:paraId="30FB88F4" w14:textId="02C476A9" w:rsidR="006E7E31" w:rsidRDefault="008C647F" w:rsidP="006E7E31">
      <w:pPr>
        <w:pStyle w:val="Standard"/>
        <w:numPr>
          <w:ilvl w:val="0"/>
          <w:numId w:val="29"/>
        </w:numPr>
        <w:suppressAutoHyphens w:val="0"/>
        <w:spacing w:line="360" w:lineRule="auto"/>
        <w:jc w:val="both"/>
        <w:rPr>
          <w:rFonts w:ascii="Arial" w:hAnsi="Arial" w:cs="Arial"/>
          <w:color w:val="000000"/>
        </w:rPr>
      </w:pPr>
      <w:r>
        <w:rPr>
          <w:rFonts w:ascii="Arial" w:hAnsi="Arial" w:cs="Arial"/>
          <w:color w:val="000000"/>
        </w:rPr>
        <w:t>S</w:t>
      </w:r>
      <w:r w:rsidR="006E7E31">
        <w:rPr>
          <w:rFonts w:ascii="Arial" w:hAnsi="Arial" w:cs="Arial"/>
          <w:color w:val="000000"/>
        </w:rPr>
        <w:t>i cita quanto riportato nel verbale sanitario</w:t>
      </w:r>
      <w:r w:rsidR="00BB06A8">
        <w:rPr>
          <w:rFonts w:ascii="Arial" w:hAnsi="Arial" w:cs="Arial"/>
          <w:color w:val="000000"/>
        </w:rPr>
        <w:t xml:space="preserve"> INPS</w:t>
      </w:r>
      <w:r w:rsidR="006E7E31">
        <w:rPr>
          <w:rFonts w:ascii="Arial" w:hAnsi="Arial" w:cs="Arial"/>
          <w:color w:val="000000"/>
        </w:rPr>
        <w:t xml:space="preserve"> di riconoscimento per invalidità civile (</w:t>
      </w:r>
      <w:r>
        <w:rPr>
          <w:rFonts w:ascii="Arial" w:hAnsi="Arial" w:cs="Arial"/>
          <w:color w:val="000000"/>
        </w:rPr>
        <w:t xml:space="preserve">data 28/05/2024, </w:t>
      </w:r>
      <w:r w:rsidR="006E7E31">
        <w:rPr>
          <w:rFonts w:ascii="Arial" w:hAnsi="Arial" w:cs="Arial"/>
          <w:color w:val="000000"/>
        </w:rPr>
        <w:t>n. domanda: 3930978703512; Codice verbale: quitt6gv4i)</w:t>
      </w:r>
      <w:r w:rsidR="006A778C">
        <w:rPr>
          <w:rFonts w:ascii="Arial" w:hAnsi="Arial" w:cs="Arial"/>
          <w:color w:val="000000"/>
        </w:rPr>
        <w:t>:</w:t>
      </w:r>
      <w:r w:rsidR="006E7E31">
        <w:rPr>
          <w:rFonts w:ascii="Arial" w:hAnsi="Arial" w:cs="Arial"/>
          <w:color w:val="000000"/>
        </w:rPr>
        <w:t xml:space="preserve"> “…Relazione urologica del 21.03.24: calcolosi renale recidivante in possibile rene a spugna della midollare attuale </w:t>
      </w:r>
      <w:proofErr w:type="spellStart"/>
      <w:r w:rsidR="006E7E31">
        <w:rPr>
          <w:rFonts w:ascii="Arial" w:hAnsi="Arial" w:cs="Arial"/>
          <w:color w:val="000000"/>
        </w:rPr>
        <w:t>normofunzione</w:t>
      </w:r>
      <w:proofErr w:type="spellEnd"/>
      <w:r w:rsidR="006E7E31">
        <w:rPr>
          <w:rFonts w:ascii="Arial" w:hAnsi="Arial" w:cs="Arial"/>
          <w:color w:val="000000"/>
        </w:rPr>
        <w:t xml:space="preserve"> </w:t>
      </w:r>
      <w:proofErr w:type="gramStart"/>
      <w:r w:rsidR="006E7E31">
        <w:rPr>
          <w:rFonts w:ascii="Arial" w:hAnsi="Arial" w:cs="Arial"/>
          <w:color w:val="000000"/>
        </w:rPr>
        <w:t>renale.</w:t>
      </w:r>
      <w:ins w:id="28" w:author="Federico Favaro" w:date="2025-05-13T18:09:00Z" w16du:dateUtc="2025-05-13T16:09:00Z">
        <w:r w:rsidR="000F024C">
          <w:rPr>
            <w:rFonts w:ascii="Arial" w:hAnsi="Arial" w:cs="Arial"/>
            <w:color w:val="000000"/>
          </w:rPr>
          <w:t>.</w:t>
        </w:r>
      </w:ins>
      <w:proofErr w:type="gramEnd"/>
      <w:r>
        <w:rPr>
          <w:rFonts w:ascii="Arial" w:hAnsi="Arial" w:cs="Arial"/>
          <w:color w:val="000000"/>
        </w:rPr>
        <w:t>”</w:t>
      </w:r>
    </w:p>
    <w:p w14:paraId="15B22FB4" w14:textId="4B6816D8" w:rsidR="008C647F" w:rsidRDefault="008C647F" w:rsidP="00C56CDE">
      <w:pPr>
        <w:pStyle w:val="Standard"/>
        <w:numPr>
          <w:ilvl w:val="0"/>
          <w:numId w:val="29"/>
        </w:numPr>
        <w:suppressAutoHyphens w:val="0"/>
        <w:spacing w:line="360" w:lineRule="auto"/>
        <w:jc w:val="both"/>
        <w:rPr>
          <w:rFonts w:ascii="Arial" w:hAnsi="Arial" w:cs="Arial"/>
          <w:color w:val="000000"/>
        </w:rPr>
      </w:pPr>
      <w:r>
        <w:rPr>
          <w:rFonts w:ascii="Arial" w:hAnsi="Arial" w:cs="Arial"/>
          <w:color w:val="000000"/>
        </w:rPr>
        <w:t xml:space="preserve">Il 19/09/2024 visita reumatologica presso il Distretto Treviso Sud, Sede di Borgo Cavalli, che riporta: </w:t>
      </w:r>
      <w:proofErr w:type="gramStart"/>
      <w:r>
        <w:rPr>
          <w:rFonts w:ascii="Arial" w:hAnsi="Arial" w:cs="Arial"/>
          <w:color w:val="000000"/>
        </w:rPr>
        <w:t>“..</w:t>
      </w:r>
      <w:proofErr w:type="gramEnd"/>
      <w:r>
        <w:rPr>
          <w:rFonts w:ascii="Arial" w:hAnsi="Arial" w:cs="Arial"/>
          <w:color w:val="000000"/>
        </w:rPr>
        <w:t xml:space="preserve">In anamnesi: </w:t>
      </w:r>
      <w:proofErr w:type="spellStart"/>
      <w:r>
        <w:rPr>
          <w:rFonts w:ascii="Arial" w:hAnsi="Arial" w:cs="Arial"/>
          <w:color w:val="000000"/>
        </w:rPr>
        <w:t>nefrocalcinosi</w:t>
      </w:r>
      <w:proofErr w:type="spellEnd"/>
      <w:r>
        <w:rPr>
          <w:rFonts w:ascii="Arial" w:hAnsi="Arial" w:cs="Arial"/>
          <w:color w:val="000000"/>
        </w:rPr>
        <w:t xml:space="preserve"> con rene a spugna midollare con funzione renale nella </w:t>
      </w:r>
      <w:proofErr w:type="gramStart"/>
      <w:r>
        <w:rPr>
          <w:rFonts w:ascii="Arial" w:hAnsi="Arial" w:cs="Arial"/>
          <w:color w:val="000000"/>
        </w:rPr>
        <w:t>norma..</w:t>
      </w:r>
      <w:proofErr w:type="gramEnd"/>
      <w:r>
        <w:rPr>
          <w:rFonts w:ascii="Arial" w:hAnsi="Arial" w:cs="Arial"/>
          <w:color w:val="000000"/>
        </w:rPr>
        <w:t>”</w:t>
      </w:r>
    </w:p>
    <w:p w14:paraId="758A6B6C" w14:textId="77777777" w:rsidR="00CC772E" w:rsidRDefault="00CC772E">
      <w:pPr>
        <w:pStyle w:val="Standard"/>
        <w:suppressAutoHyphens w:val="0"/>
        <w:spacing w:line="360" w:lineRule="auto"/>
        <w:jc w:val="both"/>
        <w:rPr>
          <w:rFonts w:ascii="Arial" w:hAnsi="Arial" w:cs="Arial"/>
          <w:b/>
          <w:bCs/>
          <w:color w:val="000000"/>
          <w:sz w:val="26"/>
          <w:szCs w:val="26"/>
        </w:rPr>
      </w:pPr>
    </w:p>
    <w:p w14:paraId="5A47F569" w14:textId="77777777" w:rsidR="00CC772E" w:rsidRDefault="00000000">
      <w:pPr>
        <w:pStyle w:val="Standard"/>
        <w:suppressAutoHyphens w:val="0"/>
        <w:spacing w:line="360" w:lineRule="auto"/>
        <w:jc w:val="both"/>
      </w:pPr>
      <w:r>
        <w:rPr>
          <w:rStyle w:val="Carpredefinitoparagrafo1"/>
          <w:rFonts w:ascii="Arial" w:hAnsi="Arial" w:cs="Arial"/>
          <w:color w:val="000000"/>
          <w:sz w:val="26"/>
          <w:szCs w:val="26"/>
        </w:rPr>
        <w:t>ESAME OBIETTIVO</w:t>
      </w:r>
    </w:p>
    <w:p w14:paraId="159E9BA2" w14:textId="77777777" w:rsidR="00CC772E" w:rsidRDefault="00000000">
      <w:pPr>
        <w:pStyle w:val="NormaleWeb1"/>
        <w:spacing w:before="0" w:after="0" w:line="360" w:lineRule="auto"/>
        <w:jc w:val="both"/>
        <w:rPr>
          <w:rFonts w:ascii="Arial" w:hAnsi="Arial" w:cs="Arial"/>
          <w:color w:val="000000" w:themeColor="text1"/>
        </w:rPr>
      </w:pPr>
      <w:r>
        <w:rPr>
          <w:rStyle w:val="Carpredefinitoparagrafo1"/>
          <w:rFonts w:ascii="Arial" w:hAnsi="Arial" w:cs="Arial"/>
          <w:color w:val="000000" w:themeColor="text1"/>
        </w:rPr>
        <w:t>Condizioni generali buone.</w:t>
      </w:r>
    </w:p>
    <w:p w14:paraId="00C54B34" w14:textId="77777777" w:rsidR="00CC772E" w:rsidRDefault="00000000">
      <w:pPr>
        <w:pStyle w:val="NormaleWeb1"/>
        <w:spacing w:before="0" w:after="0" w:line="360" w:lineRule="auto"/>
        <w:jc w:val="both"/>
        <w:rPr>
          <w:rFonts w:ascii="Arial" w:hAnsi="Arial" w:cs="Arial"/>
          <w:color w:val="000000" w:themeColor="text1"/>
        </w:rPr>
      </w:pPr>
      <w:r>
        <w:rPr>
          <w:rStyle w:val="Carpredefinitoparagrafo1"/>
          <w:rFonts w:ascii="Arial" w:hAnsi="Arial" w:cs="Arial"/>
          <w:color w:val="000000" w:themeColor="text1"/>
        </w:rPr>
        <w:t>Altezza 186 cm; peso 95 kg; BMI 28 kg/m</w:t>
      </w:r>
      <w:r>
        <w:rPr>
          <w:rStyle w:val="Carpredefinitoparagrafo1"/>
          <w:rFonts w:ascii="Arial" w:hAnsi="Arial" w:cs="Arial"/>
          <w:color w:val="000000" w:themeColor="text1"/>
          <w:vertAlign w:val="superscript"/>
        </w:rPr>
        <w:t>2</w:t>
      </w:r>
      <w:r>
        <w:rPr>
          <w:rStyle w:val="Carpredefinitoparagrafo1"/>
          <w:rFonts w:ascii="Arial" w:hAnsi="Arial" w:cs="Arial"/>
          <w:color w:val="000000" w:themeColor="text1"/>
        </w:rPr>
        <w:t>.</w:t>
      </w:r>
    </w:p>
    <w:p w14:paraId="2BE2C9F5" w14:textId="77777777" w:rsidR="00CC772E" w:rsidRDefault="00000000">
      <w:pPr>
        <w:pStyle w:val="NormaleWeb1"/>
        <w:spacing w:before="0" w:after="0" w:line="360" w:lineRule="auto"/>
        <w:jc w:val="both"/>
        <w:rPr>
          <w:rFonts w:ascii="Arial" w:hAnsi="Arial" w:cs="Arial"/>
          <w:color w:val="000000" w:themeColor="text1"/>
        </w:rPr>
      </w:pPr>
      <w:r>
        <w:rPr>
          <w:rStyle w:val="Carpredefinitoparagrafo1"/>
          <w:rFonts w:ascii="Arial" w:hAnsi="Arial" w:cs="Arial"/>
          <w:color w:val="000000" w:themeColor="text1"/>
        </w:rPr>
        <w:lastRenderedPageBreak/>
        <w:t>Torace: paziente eupnoico in AA, simmetrico, FVT normotrasmesso su TAP, basi mobili e simmetriche. MV presente e normoudibile su TAP, non rumori patologici. </w:t>
      </w:r>
    </w:p>
    <w:p w14:paraId="366A7B18" w14:textId="77777777" w:rsidR="00CC772E" w:rsidRDefault="00000000">
      <w:pPr>
        <w:pStyle w:val="NormaleWeb1"/>
        <w:spacing w:before="0" w:after="0" w:line="360" w:lineRule="auto"/>
        <w:jc w:val="both"/>
        <w:rPr>
          <w:rFonts w:ascii="Arial" w:hAnsi="Arial" w:cs="Arial"/>
          <w:color w:val="000000" w:themeColor="text1"/>
        </w:rPr>
      </w:pPr>
      <w:r>
        <w:rPr>
          <w:rStyle w:val="Carpredefinitoparagrafo1"/>
          <w:rFonts w:ascii="Arial" w:hAnsi="Arial" w:cs="Arial"/>
          <w:color w:val="000000" w:themeColor="text1"/>
        </w:rPr>
        <w:t>Cuore: toni validi, ritmici, pause apparentemente libere da rumori patologici. PAO 125/90 mmHg; FC 80 bpm.</w:t>
      </w:r>
    </w:p>
    <w:p w14:paraId="2E012AD0" w14:textId="77777777" w:rsidR="00CC772E" w:rsidRDefault="00000000">
      <w:pPr>
        <w:pStyle w:val="NormaleWeb1"/>
        <w:spacing w:before="0" w:after="0" w:line="360" w:lineRule="auto"/>
        <w:jc w:val="both"/>
        <w:rPr>
          <w:rFonts w:ascii="Arial" w:hAnsi="Arial" w:cs="Arial"/>
          <w:color w:val="000000" w:themeColor="text1"/>
        </w:rPr>
      </w:pPr>
      <w:r>
        <w:rPr>
          <w:rStyle w:val="Carpredefinitoparagrafo1"/>
          <w:rFonts w:ascii="Arial" w:hAnsi="Arial" w:cs="Arial"/>
          <w:color w:val="000000" w:themeColor="text1"/>
        </w:rPr>
        <w:t>Addome: globoso per adipe; trattabile, non dolente alla palpazione superficiale e profonda; non organomegalie apprezzabili. </w:t>
      </w:r>
    </w:p>
    <w:p w14:paraId="7DD43CAF" w14:textId="77777777" w:rsidR="00CC772E" w:rsidRDefault="00CC772E">
      <w:pPr>
        <w:pStyle w:val="Standard"/>
        <w:spacing w:line="360" w:lineRule="auto"/>
        <w:jc w:val="both"/>
        <w:rPr>
          <w:rFonts w:ascii="Arial" w:hAnsi="Arial" w:cs="Arial"/>
          <w:color w:val="000000" w:themeColor="text1"/>
        </w:rPr>
      </w:pPr>
    </w:p>
    <w:p w14:paraId="5228FE95" w14:textId="77777777" w:rsidR="00CC772E" w:rsidRDefault="00000000">
      <w:pPr>
        <w:pStyle w:val="Standard"/>
        <w:spacing w:line="360" w:lineRule="auto"/>
        <w:jc w:val="both"/>
        <w:rPr>
          <w:rFonts w:ascii="Arial" w:hAnsi="Arial" w:cs="Arial"/>
          <w:color w:val="000000" w:themeColor="text1"/>
        </w:rPr>
      </w:pPr>
      <w:r>
        <w:rPr>
          <w:rFonts w:ascii="Arial" w:hAnsi="Arial" w:cs="Arial"/>
          <w:color w:val="000000" w:themeColor="text1"/>
        </w:rPr>
        <w:t>Valutazione posturale negativa per alterazioni evidenti, triangoli di taglia simmetrici.</w:t>
      </w:r>
    </w:p>
    <w:p w14:paraId="09BB8175" w14:textId="4F18442F" w:rsidR="00CC772E" w:rsidRDefault="00000000">
      <w:pPr>
        <w:pStyle w:val="NormaleWeb1"/>
        <w:spacing w:before="0" w:after="0" w:line="360" w:lineRule="auto"/>
        <w:jc w:val="both"/>
        <w:rPr>
          <w:rFonts w:ascii="Arial" w:hAnsi="Arial" w:cs="Arial"/>
          <w:color w:val="000000" w:themeColor="text1"/>
        </w:rPr>
      </w:pPr>
      <w:r>
        <w:rPr>
          <w:rStyle w:val="Carpredefinitoparagrafo1"/>
          <w:rFonts w:ascii="Arial" w:hAnsi="Arial" w:cs="Arial"/>
          <w:color w:val="000000" w:themeColor="text1"/>
        </w:rPr>
        <w:t>Rachide: Difficoltà nell’espletazione della visita per algie importanti. Visibili cicatrici per pregresso intervento di artrodesi. Presso palpazione delle apofisi spinose dolente nel tratto dorso lombare; dolore alla palpazione della muscolatura paravertebrale dorso-lombo-sacrale. Segno di Lasegue positivo arto dx a 45 gradi, a sinistra non valutabile per algie. Wassermann negativo bilateralmente. ROM rachide conservata estensione con algia a medi – massimi gradi, limitata la flessione ai medi gradi per algia; inclinazione e rotazione del busto conservata con algie. Deambulazione permessa sulle punte, incerta sui talloni.</w:t>
      </w:r>
    </w:p>
    <w:p w14:paraId="462B26E9" w14:textId="77777777" w:rsidR="00CC772E" w:rsidRDefault="00000000">
      <w:pPr>
        <w:pStyle w:val="Titolo11"/>
        <w:spacing w:before="400" w:after="120" w:line="360" w:lineRule="auto"/>
        <w:jc w:val="both"/>
      </w:pPr>
      <w:r>
        <w:rPr>
          <w:rStyle w:val="Carpredefinitoparagrafo1"/>
          <w:rFonts w:ascii="Arial" w:hAnsi="Arial" w:cs="Arial"/>
          <w:b w:val="0"/>
          <w:bCs w:val="0"/>
          <w:color w:val="000000"/>
          <w:sz w:val="26"/>
          <w:szCs w:val="26"/>
        </w:rPr>
        <w:t>CONCLUSIONI</w:t>
      </w:r>
    </w:p>
    <w:p w14:paraId="2ABC1FBA" w14:textId="70FCAE31" w:rsidR="00C56CDE" w:rsidRDefault="00000000">
      <w:pPr>
        <w:pStyle w:val="NormaleWeb1"/>
        <w:spacing w:before="0" w:after="0" w:line="360" w:lineRule="auto"/>
        <w:jc w:val="both"/>
        <w:rPr>
          <w:rStyle w:val="Carpredefinitoparagrafo1"/>
          <w:rFonts w:ascii="Arial" w:hAnsi="Arial" w:cs="Arial"/>
          <w:color w:val="000000" w:themeColor="text1"/>
        </w:rPr>
      </w:pPr>
      <w:r>
        <w:rPr>
          <w:rStyle w:val="Carpredefinitoparagrafo1"/>
          <w:rFonts w:ascii="Arial" w:hAnsi="Arial" w:cs="Arial"/>
          <w:color w:val="000000" w:themeColor="text1"/>
        </w:rPr>
        <w:t xml:space="preserve">Il Signor </w:t>
      </w:r>
      <w:proofErr w:type="spellStart"/>
      <w:r>
        <w:rPr>
          <w:rStyle w:val="Carpredefinitoparagrafo1"/>
          <w:rFonts w:ascii="Arial" w:hAnsi="Arial" w:cs="Arial"/>
          <w:color w:val="000000" w:themeColor="text1"/>
        </w:rPr>
        <w:t>Aflorii</w:t>
      </w:r>
      <w:proofErr w:type="spellEnd"/>
      <w:r>
        <w:rPr>
          <w:rStyle w:val="Carpredefinitoparagrafo1"/>
          <w:rFonts w:ascii="Arial" w:hAnsi="Arial" w:cs="Arial"/>
          <w:color w:val="000000" w:themeColor="text1"/>
        </w:rPr>
        <w:t xml:space="preserve"> </w:t>
      </w:r>
      <w:proofErr w:type="spellStart"/>
      <w:r>
        <w:rPr>
          <w:rStyle w:val="Carpredefinitoparagrafo1"/>
          <w:rFonts w:ascii="Arial" w:hAnsi="Arial" w:cs="Arial"/>
          <w:color w:val="000000" w:themeColor="text1"/>
        </w:rPr>
        <w:t>Sorinel</w:t>
      </w:r>
      <w:proofErr w:type="spellEnd"/>
      <w:r>
        <w:rPr>
          <w:rStyle w:val="Carpredefinitoparagrafo1"/>
          <w:rFonts w:ascii="Arial" w:hAnsi="Arial" w:cs="Arial"/>
          <w:color w:val="000000" w:themeColor="text1"/>
        </w:rPr>
        <w:t xml:space="preserve">, di anni 54, ha lavorato per </w:t>
      </w:r>
      <w:r w:rsidR="00C56CDE">
        <w:rPr>
          <w:rStyle w:val="Carpredefinitoparagrafo1"/>
          <w:rFonts w:ascii="Arial" w:hAnsi="Arial" w:cs="Arial"/>
          <w:color w:val="000000" w:themeColor="text1"/>
        </w:rPr>
        <w:t>23</w:t>
      </w:r>
      <w:r>
        <w:rPr>
          <w:rStyle w:val="Carpredefinitoparagrafo1"/>
          <w:rFonts w:ascii="Arial" w:hAnsi="Arial" w:cs="Arial"/>
          <w:color w:val="000000" w:themeColor="text1"/>
        </w:rPr>
        <w:t xml:space="preserve"> anni come </w:t>
      </w:r>
      <w:r>
        <w:rPr>
          <w:rFonts w:ascii="Arial" w:hAnsi="Arial" w:cs="Arial"/>
          <w:color w:val="000000" w:themeColor="text1"/>
        </w:rPr>
        <w:t>addetto al montaggio e smontaggio di strutture per eventi e spettacoli</w:t>
      </w:r>
      <w:r w:rsidR="00C56CDE">
        <w:rPr>
          <w:rFonts w:ascii="Arial" w:hAnsi="Arial" w:cs="Arial"/>
          <w:color w:val="000000" w:themeColor="text1"/>
        </w:rPr>
        <w:t xml:space="preserve"> per 6 anni e di impalcature cantieristiche per 17 anni</w:t>
      </w:r>
      <w:r>
        <w:rPr>
          <w:rStyle w:val="Carpredefinitoparagrafo1"/>
          <w:rFonts w:ascii="Arial" w:hAnsi="Arial" w:cs="Arial"/>
          <w:color w:val="000000" w:themeColor="text1"/>
        </w:rPr>
        <w:t>, ed è stato vero</w:t>
      </w:r>
      <w:r w:rsidR="00C56CDE">
        <w:rPr>
          <w:rStyle w:val="Carpredefinitoparagrafo1"/>
          <w:rFonts w:ascii="Arial" w:hAnsi="Arial" w:cs="Arial"/>
          <w:color w:val="000000" w:themeColor="text1"/>
        </w:rPr>
        <w:t>si</w:t>
      </w:r>
      <w:r>
        <w:rPr>
          <w:rStyle w:val="Carpredefinitoparagrafo1"/>
          <w:rFonts w:ascii="Arial" w:hAnsi="Arial" w:cs="Arial"/>
          <w:color w:val="000000" w:themeColor="text1"/>
        </w:rPr>
        <w:t xml:space="preserve">milmente esposto al rischio di sovraccarico biomeccanico della colonna da movimentazione manuale dei carichi e sovraccarico biomeccanico degli AASS da vibrazioni trasmesse al sistema mano braccio come certificato dai giudizi di idoneità rilasciati dal medico competente. </w:t>
      </w:r>
    </w:p>
    <w:p w14:paraId="2D98DB2B" w14:textId="77777777" w:rsidR="000F024C" w:rsidRDefault="00000000">
      <w:pPr>
        <w:pStyle w:val="NormaleWeb1"/>
        <w:spacing w:before="0" w:after="0" w:line="360" w:lineRule="auto"/>
        <w:jc w:val="both"/>
        <w:rPr>
          <w:ins w:id="29" w:author="Federico Favaro" w:date="2025-05-13T18:10:00Z" w16du:dateUtc="2025-05-13T16:10:00Z"/>
          <w:rStyle w:val="Carpredefinitoparagrafo1"/>
          <w:rFonts w:ascii="Arial" w:hAnsi="Arial" w:cs="Arial"/>
          <w:color w:val="000000" w:themeColor="text1"/>
        </w:rPr>
      </w:pPr>
      <w:r>
        <w:rPr>
          <w:rStyle w:val="Carpredefinitoparagrafo1"/>
          <w:rFonts w:ascii="Arial" w:hAnsi="Arial" w:cs="Arial"/>
          <w:color w:val="000000" w:themeColor="text1"/>
        </w:rPr>
        <w:t xml:space="preserve">Per quanto </w:t>
      </w:r>
      <w:r w:rsidRPr="000F024C">
        <w:rPr>
          <w:rStyle w:val="Carpredefinitoparagrafo1"/>
          <w:rFonts w:ascii="Arial" w:hAnsi="Arial" w:cs="Arial"/>
          <w:color w:val="000000" w:themeColor="text1"/>
        </w:rPr>
        <w:t xml:space="preserve">riguarda la </w:t>
      </w:r>
      <w:proofErr w:type="spellStart"/>
      <w:r w:rsidRPr="000F024C">
        <w:rPr>
          <w:rStyle w:val="Enfasigrassetto"/>
          <w:rFonts w:ascii="Arial" w:hAnsi="Arial" w:cs="Arial"/>
          <w:b w:val="0"/>
          <w:bCs w:val="0"/>
          <w:color w:val="000000" w:themeColor="text1"/>
          <w:rPrChange w:id="30" w:author="Federico Favaro" w:date="2025-05-13T18:09:00Z" w16du:dateUtc="2025-05-13T16:09:00Z">
            <w:rPr>
              <w:rStyle w:val="Enfasigrassetto"/>
              <w:rFonts w:ascii="Arial" w:hAnsi="Arial" w:cs="Arial"/>
              <w:color w:val="000000" w:themeColor="text1"/>
            </w:rPr>
          </w:rPrChange>
        </w:rPr>
        <w:t>nefrocalcinosi</w:t>
      </w:r>
      <w:proofErr w:type="spellEnd"/>
      <w:r w:rsidRPr="000F024C">
        <w:rPr>
          <w:rStyle w:val="Carpredefinitoparagrafo1"/>
          <w:rFonts w:ascii="Arial" w:hAnsi="Arial" w:cs="Arial"/>
          <w:color w:val="000000" w:themeColor="text1"/>
        </w:rPr>
        <w:t xml:space="preserve"> è un </w:t>
      </w:r>
      <w:r w:rsidRPr="000F024C">
        <w:rPr>
          <w:rStyle w:val="Enfasigrassetto"/>
          <w:rFonts w:ascii="Arial" w:hAnsi="Arial" w:cs="Arial"/>
          <w:b w:val="0"/>
          <w:bCs w:val="0"/>
          <w:color w:val="000000" w:themeColor="text1"/>
          <w:rPrChange w:id="31" w:author="Federico Favaro" w:date="2025-05-13T18:09:00Z" w16du:dateUtc="2025-05-13T16:09:00Z">
            <w:rPr>
              <w:rStyle w:val="Enfasigrassetto"/>
              <w:rFonts w:ascii="Arial" w:hAnsi="Arial" w:cs="Arial"/>
              <w:color w:val="000000" w:themeColor="text1"/>
            </w:rPr>
          </w:rPrChange>
        </w:rPr>
        <w:t>reperto morfologico</w:t>
      </w:r>
      <w:r w:rsidRPr="000F024C">
        <w:rPr>
          <w:rStyle w:val="Carpredefinitoparagrafo1"/>
          <w:rFonts w:ascii="Arial" w:hAnsi="Arial" w:cs="Arial"/>
          <w:color w:val="000000" w:themeColor="text1"/>
        </w:rPr>
        <w:t xml:space="preserve"> caratterizzato dal deposito anomalo di sali di calcio nel parenchima renale, in particolare nella zona midollare. Si tratta di un </w:t>
      </w:r>
      <w:r w:rsidRPr="000F024C">
        <w:rPr>
          <w:rStyle w:val="Enfasigrassetto"/>
          <w:rFonts w:ascii="Arial" w:hAnsi="Arial" w:cs="Arial"/>
          <w:b w:val="0"/>
          <w:bCs w:val="0"/>
          <w:color w:val="000000" w:themeColor="text1"/>
          <w:rPrChange w:id="32" w:author="Federico Favaro" w:date="2025-05-13T18:09:00Z" w16du:dateUtc="2025-05-13T16:09:00Z">
            <w:rPr>
              <w:rStyle w:val="Enfasigrassetto"/>
              <w:rFonts w:ascii="Arial" w:hAnsi="Arial" w:cs="Arial"/>
              <w:color w:val="000000" w:themeColor="text1"/>
            </w:rPr>
          </w:rPrChange>
        </w:rPr>
        <w:t>segno radiologico</w:t>
      </w:r>
      <w:r w:rsidRPr="000F024C">
        <w:rPr>
          <w:rStyle w:val="Carpredefinitoparagrafo1"/>
          <w:rFonts w:ascii="Arial" w:hAnsi="Arial" w:cs="Arial"/>
          <w:color w:val="000000" w:themeColor="text1"/>
        </w:rPr>
        <w:t xml:space="preserve">, spesso identificato incidentalmente, che può essere espressione di </w:t>
      </w:r>
      <w:r w:rsidRPr="000F024C">
        <w:rPr>
          <w:rStyle w:val="Enfasigrassetto"/>
          <w:rFonts w:ascii="Arial" w:hAnsi="Arial" w:cs="Arial"/>
          <w:b w:val="0"/>
          <w:bCs w:val="0"/>
          <w:color w:val="000000" w:themeColor="text1"/>
          <w:rPrChange w:id="33" w:author="Federico Favaro" w:date="2025-05-13T18:09:00Z" w16du:dateUtc="2025-05-13T16:09:00Z">
            <w:rPr>
              <w:rStyle w:val="Enfasigrassetto"/>
              <w:rFonts w:ascii="Arial" w:hAnsi="Arial" w:cs="Arial"/>
              <w:color w:val="000000" w:themeColor="text1"/>
            </w:rPr>
          </w:rPrChange>
        </w:rPr>
        <w:t>patologie ereditarie</w:t>
      </w:r>
      <w:r w:rsidRPr="000F024C">
        <w:rPr>
          <w:rStyle w:val="Carpredefinitoparagrafo1"/>
          <w:rFonts w:ascii="Arial" w:hAnsi="Arial" w:cs="Arial"/>
          <w:color w:val="000000" w:themeColor="text1"/>
        </w:rPr>
        <w:t xml:space="preserve"> (come le </w:t>
      </w:r>
      <w:proofErr w:type="spellStart"/>
      <w:r w:rsidRPr="000F024C">
        <w:rPr>
          <w:rStyle w:val="Carpredefinitoparagrafo1"/>
          <w:rFonts w:ascii="Arial" w:hAnsi="Arial" w:cs="Arial"/>
          <w:color w:val="000000" w:themeColor="text1"/>
        </w:rPr>
        <w:t>tubulopatie</w:t>
      </w:r>
      <w:proofErr w:type="spellEnd"/>
      <w:r w:rsidRPr="000F024C">
        <w:rPr>
          <w:rStyle w:val="Carpredefinitoparagrafo1"/>
          <w:rFonts w:ascii="Arial" w:hAnsi="Arial" w:cs="Arial"/>
          <w:color w:val="000000" w:themeColor="text1"/>
        </w:rPr>
        <w:t xml:space="preserve">: sindromi di </w:t>
      </w:r>
      <w:proofErr w:type="spellStart"/>
      <w:r w:rsidRPr="000F024C">
        <w:rPr>
          <w:rStyle w:val="Carpredefinitoparagrafo1"/>
          <w:rFonts w:ascii="Arial" w:hAnsi="Arial" w:cs="Arial"/>
          <w:color w:val="000000" w:themeColor="text1"/>
        </w:rPr>
        <w:t>Bartter</w:t>
      </w:r>
      <w:proofErr w:type="spellEnd"/>
      <w:r w:rsidRPr="000F024C">
        <w:rPr>
          <w:rStyle w:val="Carpredefinitoparagrafo1"/>
          <w:rFonts w:ascii="Arial" w:hAnsi="Arial" w:cs="Arial"/>
          <w:color w:val="000000" w:themeColor="text1"/>
        </w:rPr>
        <w:t xml:space="preserve">, Dent, Lowe), </w:t>
      </w:r>
      <w:r w:rsidRPr="000F024C">
        <w:rPr>
          <w:rStyle w:val="Enfasigrassetto"/>
          <w:rFonts w:ascii="Arial" w:hAnsi="Arial" w:cs="Arial"/>
          <w:b w:val="0"/>
          <w:bCs w:val="0"/>
          <w:color w:val="000000" w:themeColor="text1"/>
          <w:rPrChange w:id="34" w:author="Federico Favaro" w:date="2025-05-13T18:09:00Z" w16du:dateUtc="2025-05-13T16:09:00Z">
            <w:rPr>
              <w:rStyle w:val="Enfasigrassetto"/>
              <w:rFonts w:ascii="Arial" w:hAnsi="Arial" w:cs="Arial"/>
              <w:color w:val="000000" w:themeColor="text1"/>
            </w:rPr>
          </w:rPrChange>
        </w:rPr>
        <w:t>alterazioni metaboliche</w:t>
      </w:r>
      <w:r w:rsidRPr="000F024C">
        <w:rPr>
          <w:rStyle w:val="Carpredefinitoparagrafo1"/>
          <w:rFonts w:ascii="Arial" w:hAnsi="Arial" w:cs="Arial"/>
          <w:color w:val="000000" w:themeColor="text1"/>
        </w:rPr>
        <w:t xml:space="preserve"> (</w:t>
      </w:r>
      <w:proofErr w:type="spellStart"/>
      <w:r w:rsidRPr="000F024C">
        <w:rPr>
          <w:rStyle w:val="Carpredefinitoparagrafo1"/>
          <w:rFonts w:ascii="Arial" w:hAnsi="Arial" w:cs="Arial"/>
          <w:color w:val="000000" w:themeColor="text1"/>
        </w:rPr>
        <w:t>iperossaluria</w:t>
      </w:r>
      <w:proofErr w:type="spellEnd"/>
      <w:r w:rsidRPr="000F024C">
        <w:rPr>
          <w:rStyle w:val="Carpredefinitoparagrafo1"/>
          <w:rFonts w:ascii="Arial" w:hAnsi="Arial" w:cs="Arial"/>
          <w:color w:val="000000" w:themeColor="text1"/>
        </w:rPr>
        <w:t xml:space="preserve">, </w:t>
      </w:r>
      <w:proofErr w:type="spellStart"/>
      <w:r w:rsidRPr="000F024C">
        <w:rPr>
          <w:rStyle w:val="Carpredefinitoparagrafo1"/>
          <w:rFonts w:ascii="Arial" w:hAnsi="Arial" w:cs="Arial"/>
          <w:color w:val="000000" w:themeColor="text1"/>
        </w:rPr>
        <w:t>ipercalciuria</w:t>
      </w:r>
      <w:proofErr w:type="spellEnd"/>
      <w:r w:rsidRPr="000F024C">
        <w:rPr>
          <w:rStyle w:val="Carpredefinitoparagrafo1"/>
          <w:rFonts w:ascii="Arial" w:hAnsi="Arial" w:cs="Arial"/>
          <w:color w:val="000000" w:themeColor="text1"/>
        </w:rPr>
        <w:t xml:space="preserve">, ipervitaminosi D), </w:t>
      </w:r>
      <w:r w:rsidRPr="000F024C">
        <w:rPr>
          <w:rStyle w:val="Enfasigrassetto"/>
          <w:rFonts w:ascii="Arial" w:hAnsi="Arial" w:cs="Arial"/>
          <w:b w:val="0"/>
          <w:bCs w:val="0"/>
          <w:color w:val="000000" w:themeColor="text1"/>
          <w:rPrChange w:id="35" w:author="Federico Favaro" w:date="2025-05-13T18:09:00Z" w16du:dateUtc="2025-05-13T16:09:00Z">
            <w:rPr>
              <w:rStyle w:val="Enfasigrassetto"/>
              <w:rFonts w:ascii="Arial" w:hAnsi="Arial" w:cs="Arial"/>
              <w:color w:val="000000" w:themeColor="text1"/>
            </w:rPr>
          </w:rPrChange>
        </w:rPr>
        <w:t>cause iatrogene</w:t>
      </w:r>
      <w:r w:rsidRPr="000F024C">
        <w:rPr>
          <w:rStyle w:val="Carpredefinitoparagrafo1"/>
          <w:rFonts w:ascii="Arial" w:hAnsi="Arial" w:cs="Arial"/>
          <w:color w:val="000000" w:themeColor="text1"/>
        </w:rPr>
        <w:t xml:space="preserve"> (uso di diuretici, vitamina D, nutrizione parenterale), o </w:t>
      </w:r>
      <w:r w:rsidRPr="000F024C">
        <w:rPr>
          <w:rStyle w:val="Enfasigrassetto"/>
          <w:rFonts w:ascii="Arial" w:hAnsi="Arial" w:cs="Arial"/>
          <w:b w:val="0"/>
          <w:bCs w:val="0"/>
          <w:color w:val="000000" w:themeColor="text1"/>
          <w:rPrChange w:id="36" w:author="Federico Favaro" w:date="2025-05-13T18:09:00Z" w16du:dateUtc="2025-05-13T16:09:00Z">
            <w:rPr>
              <w:rStyle w:val="Enfasigrassetto"/>
              <w:rFonts w:ascii="Arial" w:hAnsi="Arial" w:cs="Arial"/>
              <w:color w:val="000000" w:themeColor="text1"/>
            </w:rPr>
          </w:rPrChange>
        </w:rPr>
        <w:t>anomalie congenite</w:t>
      </w:r>
      <w:r w:rsidRPr="000F024C">
        <w:rPr>
          <w:rStyle w:val="Carpredefinitoparagrafo1"/>
          <w:rFonts w:ascii="Arial" w:hAnsi="Arial" w:cs="Arial"/>
          <w:color w:val="000000" w:themeColor="text1"/>
        </w:rPr>
        <w:t xml:space="preserve">. Tra queste ultime rientrano il </w:t>
      </w:r>
      <w:r w:rsidRPr="000F024C">
        <w:rPr>
          <w:rStyle w:val="Enfasigrassetto"/>
          <w:rFonts w:ascii="Arial" w:hAnsi="Arial" w:cs="Arial"/>
          <w:b w:val="0"/>
          <w:bCs w:val="0"/>
          <w:color w:val="000000" w:themeColor="text1"/>
          <w:rPrChange w:id="37" w:author="Federico Favaro" w:date="2025-05-13T18:09:00Z" w16du:dateUtc="2025-05-13T16:09:00Z">
            <w:rPr>
              <w:rStyle w:val="Enfasigrassetto"/>
              <w:rFonts w:ascii="Arial" w:hAnsi="Arial" w:cs="Arial"/>
              <w:color w:val="000000" w:themeColor="text1"/>
            </w:rPr>
          </w:rPrChange>
        </w:rPr>
        <w:t>rene a spugna midollare</w:t>
      </w:r>
      <w:r w:rsidRPr="000F024C">
        <w:rPr>
          <w:rStyle w:val="Carpredefinitoparagrafo1"/>
          <w:rFonts w:ascii="Arial" w:hAnsi="Arial" w:cs="Arial"/>
          <w:color w:val="000000" w:themeColor="text1"/>
        </w:rPr>
        <w:t xml:space="preserve"> e la </w:t>
      </w:r>
      <w:proofErr w:type="spellStart"/>
      <w:r w:rsidRPr="000F024C">
        <w:rPr>
          <w:rStyle w:val="Enfasigrassetto"/>
          <w:rFonts w:ascii="Arial" w:hAnsi="Arial" w:cs="Arial"/>
          <w:b w:val="0"/>
          <w:bCs w:val="0"/>
          <w:color w:val="000000" w:themeColor="text1"/>
          <w:rPrChange w:id="38" w:author="Federico Favaro" w:date="2025-05-13T18:09:00Z" w16du:dateUtc="2025-05-13T16:09:00Z">
            <w:rPr>
              <w:rStyle w:val="Enfasigrassetto"/>
              <w:rFonts w:ascii="Arial" w:hAnsi="Arial" w:cs="Arial"/>
              <w:color w:val="000000" w:themeColor="text1"/>
            </w:rPr>
          </w:rPrChange>
        </w:rPr>
        <w:t>policalicosi</w:t>
      </w:r>
      <w:proofErr w:type="spellEnd"/>
      <w:r w:rsidRPr="000F024C">
        <w:rPr>
          <w:rStyle w:val="Carpredefinitoparagrafo1"/>
          <w:rFonts w:ascii="Arial" w:hAnsi="Arial" w:cs="Arial"/>
          <w:color w:val="000000" w:themeColor="text1"/>
        </w:rPr>
        <w:t>, che</w:t>
      </w:r>
      <w:r>
        <w:rPr>
          <w:rStyle w:val="Carpredefinitoparagrafo1"/>
          <w:rFonts w:ascii="Arial" w:hAnsi="Arial" w:cs="Arial"/>
          <w:color w:val="000000" w:themeColor="text1"/>
        </w:rPr>
        <w:t xml:space="preserve"> favoriscono la precipitazione di sali di calcio nei dotti collettori. </w:t>
      </w:r>
    </w:p>
    <w:p w14:paraId="0080A405" w14:textId="5836138D" w:rsidR="00CC772E" w:rsidRDefault="00000000">
      <w:pPr>
        <w:pStyle w:val="NormaleWeb1"/>
        <w:spacing w:before="0" w:after="0" w:line="360" w:lineRule="auto"/>
        <w:jc w:val="both"/>
        <w:rPr>
          <w:rStyle w:val="Carpredefinitoparagrafo1"/>
          <w:rFonts w:ascii="Arial" w:hAnsi="Arial" w:cs="Arial"/>
          <w:color w:val="000000" w:themeColor="text1"/>
        </w:rPr>
      </w:pPr>
      <w:r>
        <w:rPr>
          <w:rStyle w:val="Carpredefinitoparagrafo1"/>
          <w:rFonts w:ascii="Arial" w:hAnsi="Arial" w:cs="Arial"/>
          <w:color w:val="000000" w:themeColor="text1"/>
        </w:rPr>
        <w:lastRenderedPageBreak/>
        <w:t>Anche condizioni extrarenali, come la sindrome dell’intestino corto, possono esserne</w:t>
      </w:r>
      <w:ins w:id="39" w:author="Federico Favaro" w:date="2025-05-13T18:10:00Z" w16du:dateUtc="2025-05-13T16:10:00Z">
        <w:r w:rsidR="000F024C">
          <w:rPr>
            <w:rStyle w:val="Carpredefinitoparagrafo1"/>
            <w:rFonts w:ascii="Arial" w:hAnsi="Arial" w:cs="Arial"/>
            <w:color w:val="000000" w:themeColor="text1"/>
          </w:rPr>
          <w:t xml:space="preserve"> </w:t>
        </w:r>
      </w:ins>
      <w:del w:id="40" w:author="Federico Favaro" w:date="2025-05-13T18:10:00Z" w16du:dateUtc="2025-05-13T16:10:00Z">
        <w:r w:rsidDel="000F024C">
          <w:rPr>
            <w:rStyle w:val="Carpredefinitoparagrafo1"/>
            <w:rFonts w:ascii="Arial" w:hAnsi="Arial" w:cs="Arial"/>
            <w:color w:val="000000" w:themeColor="text1"/>
          </w:rPr>
          <w:delText xml:space="preserve"> </w:delText>
        </w:r>
      </w:del>
      <w:r>
        <w:rPr>
          <w:rStyle w:val="Carpredefinitoparagrafo1"/>
          <w:rFonts w:ascii="Arial" w:hAnsi="Arial" w:cs="Arial"/>
          <w:color w:val="000000" w:themeColor="text1"/>
        </w:rPr>
        <w:t>responsabili.</w:t>
      </w:r>
      <w:r>
        <w:rPr>
          <w:rStyle w:val="Carpredefinitoparagrafo1"/>
          <w:rFonts w:ascii="Arial" w:hAnsi="Arial" w:cs="Arial"/>
          <w:color w:val="000000" w:themeColor="text1"/>
        </w:rPr>
        <w:br/>
      </w:r>
      <w:r>
        <w:rPr>
          <w:rStyle w:val="Enfasicorsivo"/>
          <w:rFonts w:ascii="Arial" w:hAnsi="Arial" w:cs="Arial"/>
          <w:color w:val="000000" w:themeColor="text1"/>
        </w:rPr>
        <w:t xml:space="preserve">D'Alessandro, M. M., et al. (2018). </w:t>
      </w:r>
      <w:proofErr w:type="spellStart"/>
      <w:r>
        <w:rPr>
          <w:rStyle w:val="Enfasicorsivo"/>
          <w:rFonts w:ascii="Arial" w:hAnsi="Arial" w:cs="Arial"/>
          <w:color w:val="000000" w:themeColor="text1"/>
        </w:rPr>
        <w:t>Nefrocalcinosi</w:t>
      </w:r>
      <w:proofErr w:type="spellEnd"/>
      <w:r>
        <w:rPr>
          <w:rStyle w:val="Enfasicorsivo"/>
          <w:rFonts w:ascii="Arial" w:hAnsi="Arial" w:cs="Arial"/>
          <w:color w:val="000000" w:themeColor="text1"/>
        </w:rPr>
        <w:t xml:space="preserve"> in età pediatrica. Giornale Italiano di Nefrologia, 35(6).</w:t>
      </w:r>
      <w:r>
        <w:rPr>
          <w:rStyle w:val="Carpredefinitoparagrafo1"/>
          <w:rFonts w:ascii="Arial" w:hAnsi="Arial" w:cs="Arial"/>
          <w:color w:val="000000" w:themeColor="text1"/>
        </w:rPr>
        <w:t xml:space="preserve"> </w:t>
      </w:r>
    </w:p>
    <w:p w14:paraId="39160615" w14:textId="77777777" w:rsidR="00CC772E" w:rsidRDefault="00000000">
      <w:pPr>
        <w:pStyle w:val="NormaleWeb1"/>
        <w:spacing w:before="0" w:after="0" w:line="360" w:lineRule="auto"/>
        <w:jc w:val="both"/>
        <w:rPr>
          <w:color w:val="000000" w:themeColor="text1"/>
        </w:rPr>
      </w:pPr>
      <w:r>
        <w:rPr>
          <w:rStyle w:val="Carpredefinitoparagrafo1"/>
          <w:rFonts w:ascii="Arial" w:hAnsi="Arial" w:cs="Arial"/>
          <w:color w:val="000000" w:themeColor="text1"/>
        </w:rPr>
        <w:t>Concludiamo pertanto con la seguente diagnosi: </w:t>
      </w:r>
    </w:p>
    <w:p w14:paraId="1CF43689" w14:textId="77777777" w:rsidR="00CC772E" w:rsidRDefault="00CC772E">
      <w:pPr>
        <w:pStyle w:val="Standard"/>
        <w:spacing w:line="360" w:lineRule="auto"/>
        <w:jc w:val="both"/>
        <w:rPr>
          <w:color w:val="000000" w:themeColor="text1"/>
        </w:rPr>
      </w:pPr>
    </w:p>
    <w:p w14:paraId="5FDCF69E" w14:textId="28983779" w:rsidR="00CC772E" w:rsidRDefault="00000000">
      <w:pPr>
        <w:pStyle w:val="NormaleWeb1"/>
        <w:spacing w:before="0" w:after="0" w:line="360" w:lineRule="auto"/>
        <w:jc w:val="both"/>
        <w:rPr>
          <w:color w:val="000000" w:themeColor="text1"/>
        </w:rPr>
      </w:pPr>
      <w:r>
        <w:rPr>
          <w:rStyle w:val="Carpredefinitoparagrafo1"/>
          <w:rFonts w:ascii="Arial" w:hAnsi="Arial" w:cs="Arial"/>
          <w:color w:val="000000" w:themeColor="text1"/>
        </w:rPr>
        <w:t xml:space="preserve">“Esiti di intervento chirurgico per </w:t>
      </w:r>
      <w:proofErr w:type="spellStart"/>
      <w:r>
        <w:rPr>
          <w:rStyle w:val="Carpredefinitoparagrafo1"/>
          <w:rFonts w:ascii="Arial" w:hAnsi="Arial" w:cs="Arial"/>
          <w:color w:val="000000" w:themeColor="text1"/>
        </w:rPr>
        <w:t>sdr</w:t>
      </w:r>
      <w:proofErr w:type="spellEnd"/>
      <w:r>
        <w:rPr>
          <w:rStyle w:val="Carpredefinitoparagrafo1"/>
          <w:rFonts w:ascii="Arial" w:hAnsi="Arial" w:cs="Arial"/>
          <w:color w:val="000000" w:themeColor="text1"/>
        </w:rPr>
        <w:t xml:space="preserve"> del tunnel carpale bilaterale ed artrodesi e decompressione per ernia discale e stenosi del canale vertebrale L4-L5-S1, comp</w:t>
      </w:r>
      <w:r w:rsidR="00C56CDE">
        <w:rPr>
          <w:rStyle w:val="Carpredefinitoparagrafo1"/>
          <w:rFonts w:ascii="Arial" w:hAnsi="Arial" w:cs="Arial"/>
          <w:color w:val="000000" w:themeColor="text1"/>
        </w:rPr>
        <w:t>atibili</w:t>
      </w:r>
      <w:r>
        <w:rPr>
          <w:rStyle w:val="Carpredefinitoparagrafo1"/>
          <w:rFonts w:ascii="Arial" w:hAnsi="Arial" w:cs="Arial"/>
          <w:color w:val="000000" w:themeColor="text1"/>
        </w:rPr>
        <w:t xml:space="preserve"> con l’origine professionale. Artrosi alle mani, protrusioni discali multiple a livello cervicale e </w:t>
      </w:r>
      <w:r w:rsidR="00C56CDE">
        <w:rPr>
          <w:rStyle w:val="Carpredefinitoparagrafo1"/>
          <w:rFonts w:ascii="Arial" w:hAnsi="Arial" w:cs="Arial"/>
          <w:color w:val="000000" w:themeColor="text1"/>
        </w:rPr>
        <w:t>dorsale, esito</w:t>
      </w:r>
      <w:r>
        <w:rPr>
          <w:rStyle w:val="Carpredefinitoparagrafo1"/>
          <w:rFonts w:ascii="Arial" w:hAnsi="Arial" w:cs="Arial"/>
          <w:color w:val="000000" w:themeColor="text1"/>
        </w:rPr>
        <w:t xml:space="preserve"> di intervento per ernia inguinale bilaterale e </w:t>
      </w:r>
      <w:proofErr w:type="spellStart"/>
      <w:r>
        <w:rPr>
          <w:rStyle w:val="Carpredefinitoparagrafo1"/>
          <w:rFonts w:ascii="Arial" w:hAnsi="Arial" w:cs="Arial"/>
          <w:color w:val="000000" w:themeColor="text1"/>
        </w:rPr>
        <w:t>nefrocalcinosi</w:t>
      </w:r>
      <w:proofErr w:type="spellEnd"/>
      <w:r>
        <w:rPr>
          <w:rStyle w:val="Carpredefinitoparagrafo1"/>
          <w:rFonts w:ascii="Arial" w:hAnsi="Arial" w:cs="Arial"/>
          <w:color w:val="000000" w:themeColor="text1"/>
        </w:rPr>
        <w:t>, non compatibili con l’origine professionale”.</w:t>
      </w:r>
    </w:p>
    <w:p w14:paraId="3AEDE4DD" w14:textId="77777777" w:rsidR="00CC772E" w:rsidRDefault="00CC772E">
      <w:pPr>
        <w:pStyle w:val="NormaleWeb1"/>
        <w:spacing w:before="0" w:after="0" w:line="360" w:lineRule="auto"/>
        <w:jc w:val="both"/>
        <w:rPr>
          <w:rStyle w:val="Carpredefinitoparagrafo1"/>
          <w:rFonts w:ascii="Arial" w:hAnsi="Arial" w:cs="Arial"/>
          <w:color w:val="000000"/>
        </w:rPr>
      </w:pPr>
    </w:p>
    <w:p w14:paraId="5371C77A" w14:textId="05BDDAF4" w:rsidR="00CC772E" w:rsidRDefault="00000000">
      <w:pPr>
        <w:pStyle w:val="NormaleWeb1"/>
        <w:spacing w:before="0" w:after="0" w:line="360" w:lineRule="auto"/>
        <w:jc w:val="both"/>
      </w:pPr>
      <w:r>
        <w:rPr>
          <w:rStyle w:val="Carpredefinitoparagrafo1"/>
          <w:rFonts w:ascii="Arial" w:hAnsi="Arial" w:cs="Arial"/>
          <w:color w:val="000000"/>
        </w:rPr>
        <w:t xml:space="preserve">Per quanto </w:t>
      </w:r>
      <w:r w:rsidR="00C56CDE">
        <w:rPr>
          <w:rStyle w:val="Carpredefinitoparagrafo1"/>
          <w:rFonts w:ascii="Arial" w:hAnsi="Arial" w:cs="Arial"/>
          <w:color w:val="000000"/>
        </w:rPr>
        <w:t>riguarda</w:t>
      </w:r>
      <w:r>
        <w:rPr>
          <w:rStyle w:val="Carpredefinitoparagrafo1"/>
          <w:rFonts w:ascii="Arial" w:hAnsi="Arial" w:cs="Arial"/>
          <w:color w:val="000000"/>
        </w:rPr>
        <w:t xml:space="preserve"> le malattie a carico del rachide lombare e la </w:t>
      </w:r>
      <w:proofErr w:type="spellStart"/>
      <w:r>
        <w:rPr>
          <w:rStyle w:val="Carpredefinitoparagrafo1"/>
          <w:rFonts w:ascii="Arial" w:hAnsi="Arial" w:cs="Arial"/>
          <w:color w:val="000000"/>
        </w:rPr>
        <w:t>sdr</w:t>
      </w:r>
      <w:proofErr w:type="spellEnd"/>
      <w:r>
        <w:rPr>
          <w:rStyle w:val="Carpredefinitoparagrafo1"/>
          <w:rFonts w:ascii="Arial" w:hAnsi="Arial" w:cs="Arial"/>
          <w:color w:val="000000"/>
        </w:rPr>
        <w:t xml:space="preserve"> del tunnel carpale bilaterale risultano già denunciate all’INAIL (</w:t>
      </w:r>
      <w:del w:id="41" w:author="Federico Favaro" w:date="2025-05-13T16:48:00Z" w16du:dateUtc="2025-05-13T14:48:00Z">
        <w:r w:rsidDel="003F3F69">
          <w:rPr>
            <w:rStyle w:val="Carpredefinitoparagrafo1"/>
            <w:rFonts w:ascii="Arial" w:hAnsi="Arial" w:cs="Arial"/>
            <w:color w:val="000000"/>
          </w:rPr>
          <w:delText>pratica n°</w:delText>
        </w:r>
      </w:del>
      <w:ins w:id="42" w:author="Federico Favaro" w:date="2025-05-13T16:48:00Z" w16du:dateUtc="2025-05-13T14:48:00Z">
        <w:r w:rsidR="003F3F69">
          <w:rPr>
            <w:rStyle w:val="Carpredefinitoparagrafo1"/>
            <w:rFonts w:ascii="Arial" w:eastAsia="Wingdings" w:hAnsi="Arial" w:cs="Arial"/>
            <w:color w:val="000000"/>
          </w:rPr>
          <w:t>Caso n. 515599051</w:t>
        </w:r>
      </w:ins>
      <w:r>
        <w:rPr>
          <w:rStyle w:val="Carpredefinitoparagrafo1"/>
          <w:rFonts w:ascii="Arial" w:hAnsi="Arial" w:cs="Arial"/>
          <w:color w:val="000000"/>
        </w:rPr>
        <w:t xml:space="preserve"> del</w:t>
      </w:r>
      <w:del w:id="43" w:author="Federico Favaro" w:date="2025-05-13T16:48:00Z" w16du:dateUtc="2025-05-13T14:48:00Z">
        <w:r w:rsidDel="003F3F69">
          <w:rPr>
            <w:rStyle w:val="Carpredefinitoparagrafo1"/>
            <w:rFonts w:ascii="Arial" w:hAnsi="Arial" w:cs="Arial"/>
            <w:color w:val="000000"/>
          </w:rPr>
          <w:delText>...</w:delText>
        </w:r>
      </w:del>
      <w:ins w:id="44" w:author="Federico Favaro" w:date="2025-05-13T16:48:00Z" w16du:dateUtc="2025-05-13T14:48:00Z">
        <w:r w:rsidR="003F3F69">
          <w:rPr>
            <w:rStyle w:val="Carpredefinitoparagrafo1"/>
            <w:rFonts w:ascii="Arial" w:hAnsi="Arial" w:cs="Arial"/>
            <w:color w:val="000000"/>
          </w:rPr>
          <w:t xml:space="preserve"> 06/06/2023</w:t>
        </w:r>
      </w:ins>
      <w:r>
        <w:rPr>
          <w:rStyle w:val="Carpredefinitoparagrafo1"/>
          <w:rFonts w:ascii="Arial" w:hAnsi="Arial" w:cs="Arial"/>
          <w:color w:val="000000"/>
        </w:rPr>
        <w:t>)</w:t>
      </w:r>
      <w:r>
        <w:rPr>
          <w:rStyle w:val="Carpredefinitoparagrafo1"/>
          <w:rFonts w:ascii="Arial" w:hAnsi="Arial" w:cs="Arial"/>
          <w:color w:val="000000"/>
        </w:rPr>
        <w:br/>
        <w:t>Nel rimanere a disposizione per ogni chiarimento in merito, inviamo cordiali saluti. </w:t>
      </w:r>
    </w:p>
    <w:p w14:paraId="4EFE8151" w14:textId="77777777" w:rsidR="00CC772E" w:rsidRDefault="00CC772E">
      <w:pPr>
        <w:pStyle w:val="Standard"/>
        <w:spacing w:after="240" w:line="360" w:lineRule="auto"/>
        <w:jc w:val="both"/>
      </w:pPr>
    </w:p>
    <w:p w14:paraId="14B3CCC8" w14:textId="77777777" w:rsidR="00CC772E" w:rsidRDefault="00000000">
      <w:pPr>
        <w:pStyle w:val="NormaleWeb1"/>
        <w:spacing w:before="0" w:after="0" w:line="360" w:lineRule="auto"/>
        <w:jc w:val="both"/>
      </w:pPr>
      <w:r>
        <w:rPr>
          <w:rStyle w:val="Carpredefinitoparagrafo1"/>
          <w:rFonts w:ascii="Arial" w:hAnsi="Arial" w:cs="Arial"/>
          <w:color w:val="000000"/>
        </w:rPr>
        <w:t>Il Medico in Formazione Specialistica, Dr. Federico Favaro</w:t>
      </w:r>
    </w:p>
    <w:p w14:paraId="50C3CBA7" w14:textId="77777777" w:rsidR="00CC772E" w:rsidRDefault="00000000">
      <w:pPr>
        <w:pStyle w:val="NormaleWeb1"/>
        <w:spacing w:before="0" w:after="0" w:line="360" w:lineRule="auto"/>
        <w:jc w:val="both"/>
      </w:pPr>
      <w:r>
        <w:rPr>
          <w:rStyle w:val="Carpredefinitoparagrafo1"/>
          <w:rFonts w:ascii="Arial" w:hAnsi="Arial" w:cs="Arial"/>
          <w:color w:val="000000"/>
        </w:rPr>
        <w:t>Il Responsabile dell’Ambulatorio di Medicina del Lavoro, Dr. Filippo Liviero</w:t>
      </w:r>
    </w:p>
    <w:p w14:paraId="0268ABF3" w14:textId="77777777" w:rsidR="00CC772E" w:rsidRDefault="00CC772E">
      <w:pPr>
        <w:pStyle w:val="NormaleWeb1"/>
        <w:spacing w:before="0" w:after="0" w:line="360" w:lineRule="auto"/>
        <w:jc w:val="both"/>
        <w:rPr>
          <w:sz w:val="22"/>
          <w:szCs w:val="22"/>
        </w:rPr>
      </w:pPr>
    </w:p>
    <w:sectPr w:rsidR="00CC772E">
      <w:footerReference w:type="default" r:id="rId9"/>
      <w:pgSz w:w="11906" w:h="16838"/>
      <w:pgMar w:top="2127" w:right="1134" w:bottom="624" w:left="1134" w:header="0" w:footer="567"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3F050" w14:textId="77777777" w:rsidR="0057605F" w:rsidRDefault="0057605F">
      <w:r>
        <w:separator/>
      </w:r>
    </w:p>
  </w:endnote>
  <w:endnote w:type="continuationSeparator" w:id="0">
    <w:p w14:paraId="0EE9D48A" w14:textId="77777777" w:rsidR="0057605F" w:rsidRDefault="00576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5839" w14:textId="77777777" w:rsidR="00CC772E" w:rsidRDefault="00CC772E">
    <w:pPr>
      <w:pStyle w:val="Standard"/>
      <w:rPr>
        <w:sz w:val="4"/>
        <w:szCs w:val="4"/>
      </w:rPr>
    </w:pPr>
  </w:p>
  <w:tbl>
    <w:tblPr>
      <w:tblW w:w="10208" w:type="dxa"/>
      <w:tblInd w:w="-240" w:type="dxa"/>
      <w:tblLayout w:type="fixed"/>
      <w:tblCellMar>
        <w:left w:w="10" w:type="dxa"/>
        <w:right w:w="10" w:type="dxa"/>
      </w:tblCellMar>
      <w:tblLook w:val="0000" w:firstRow="0" w:lastRow="0" w:firstColumn="0" w:lastColumn="0" w:noHBand="0" w:noVBand="0"/>
    </w:tblPr>
    <w:tblGrid>
      <w:gridCol w:w="3118"/>
      <w:gridCol w:w="4961"/>
      <w:gridCol w:w="2129"/>
    </w:tblGrid>
    <w:tr w:rsidR="00CC772E" w14:paraId="436B5795" w14:textId="77777777">
      <w:trPr>
        <w:trHeight w:val="23"/>
      </w:trPr>
      <w:tc>
        <w:tcPr>
          <w:tcW w:w="3118" w:type="dxa"/>
          <w:tcBorders>
            <w:top w:val="single" w:sz="4" w:space="0" w:color="A6A6A6"/>
          </w:tcBorders>
          <w:shd w:val="clear" w:color="auto" w:fill="auto"/>
        </w:tcPr>
        <w:p w14:paraId="37D78143" w14:textId="77777777" w:rsidR="00CC772E" w:rsidRDefault="00CC772E">
          <w:pPr>
            <w:pStyle w:val="Pidipagina1"/>
            <w:widowControl w:val="0"/>
            <w:snapToGrid w:val="0"/>
            <w:spacing w:line="276" w:lineRule="auto"/>
            <w:rPr>
              <w:rFonts w:ascii="Arial" w:hAnsi="Arial" w:cs="Arial"/>
              <w:b/>
              <w:bCs/>
              <w:color w:val="C00000"/>
              <w:sz w:val="8"/>
              <w:szCs w:val="8"/>
            </w:rPr>
          </w:pPr>
        </w:p>
      </w:tc>
      <w:tc>
        <w:tcPr>
          <w:tcW w:w="4961" w:type="dxa"/>
          <w:tcBorders>
            <w:top w:val="single" w:sz="4" w:space="0" w:color="A6A6A6"/>
          </w:tcBorders>
          <w:shd w:val="clear" w:color="auto" w:fill="auto"/>
        </w:tcPr>
        <w:p w14:paraId="6186B93C" w14:textId="77777777" w:rsidR="00CC772E" w:rsidRDefault="00CC772E">
          <w:pPr>
            <w:pStyle w:val="Standard"/>
            <w:widowControl w:val="0"/>
            <w:snapToGrid w:val="0"/>
            <w:spacing w:line="276" w:lineRule="auto"/>
            <w:ind w:left="178" w:right="171"/>
            <w:rPr>
              <w:rFonts w:ascii="Arial" w:hAnsi="Arial" w:cs="Arial"/>
              <w:b/>
              <w:bCs/>
              <w:color w:val="767171"/>
              <w:sz w:val="8"/>
              <w:szCs w:val="8"/>
            </w:rPr>
          </w:pPr>
        </w:p>
      </w:tc>
      <w:tc>
        <w:tcPr>
          <w:tcW w:w="2129" w:type="dxa"/>
          <w:tcBorders>
            <w:top w:val="single" w:sz="4" w:space="0" w:color="A6A6A6"/>
          </w:tcBorders>
          <w:shd w:val="clear" w:color="auto" w:fill="auto"/>
        </w:tcPr>
        <w:p w14:paraId="087D2118" w14:textId="77777777" w:rsidR="00CC772E" w:rsidRDefault="00CC772E">
          <w:pPr>
            <w:pStyle w:val="Standard"/>
            <w:widowControl w:val="0"/>
            <w:snapToGrid w:val="0"/>
            <w:spacing w:line="276" w:lineRule="auto"/>
            <w:ind w:left="322"/>
            <w:rPr>
              <w:rFonts w:ascii="Arial" w:hAnsi="Arial" w:cs="Arial"/>
              <w:b/>
              <w:bCs/>
              <w:color w:val="C00000"/>
              <w:sz w:val="8"/>
              <w:szCs w:val="8"/>
            </w:rPr>
          </w:pPr>
        </w:p>
      </w:tc>
    </w:tr>
    <w:tr w:rsidR="00CC772E" w14:paraId="3D3FB55E" w14:textId="77777777">
      <w:trPr>
        <w:trHeight w:val="23"/>
      </w:trPr>
      <w:tc>
        <w:tcPr>
          <w:tcW w:w="3118" w:type="dxa"/>
          <w:shd w:val="clear" w:color="auto" w:fill="auto"/>
        </w:tcPr>
        <w:p w14:paraId="080BBC02" w14:textId="77777777" w:rsidR="00CC772E" w:rsidRDefault="00000000">
          <w:pPr>
            <w:pStyle w:val="Pidipagina1"/>
            <w:widowControl w:val="0"/>
            <w:spacing w:line="276" w:lineRule="auto"/>
          </w:pPr>
          <w:r>
            <w:rPr>
              <w:rStyle w:val="Carpredefinitoparagrafo1"/>
              <w:rFonts w:ascii="Arial" w:hAnsi="Arial" w:cs="Arial"/>
              <w:b/>
              <w:bCs/>
              <w:color w:val="C00000"/>
              <w:sz w:val="16"/>
              <w:szCs w:val="16"/>
            </w:rPr>
            <w:t>Azienda Ospedale-Università Padova:</w:t>
          </w:r>
        </w:p>
      </w:tc>
      <w:tc>
        <w:tcPr>
          <w:tcW w:w="4961" w:type="dxa"/>
          <w:tcBorders>
            <w:left w:val="single" w:sz="4" w:space="0" w:color="A6A6A6"/>
          </w:tcBorders>
          <w:shd w:val="clear" w:color="auto" w:fill="auto"/>
        </w:tcPr>
        <w:p w14:paraId="45385A24" w14:textId="77777777" w:rsidR="00CC772E" w:rsidRDefault="00CC772E">
          <w:pPr>
            <w:pStyle w:val="Standard"/>
            <w:widowControl w:val="0"/>
            <w:snapToGrid w:val="0"/>
            <w:spacing w:line="276" w:lineRule="auto"/>
            <w:ind w:left="178" w:right="171"/>
            <w:rPr>
              <w:rFonts w:ascii="Arial" w:hAnsi="Arial" w:cs="Arial"/>
              <w:b/>
              <w:bCs/>
              <w:color w:val="C00000"/>
              <w:sz w:val="16"/>
              <w:szCs w:val="16"/>
            </w:rPr>
          </w:pPr>
        </w:p>
      </w:tc>
      <w:tc>
        <w:tcPr>
          <w:tcW w:w="2129" w:type="dxa"/>
          <w:tcBorders>
            <w:left w:val="single" w:sz="4" w:space="0" w:color="A6A6A6"/>
          </w:tcBorders>
          <w:shd w:val="clear" w:color="auto" w:fill="auto"/>
        </w:tcPr>
        <w:p w14:paraId="1DE6E083" w14:textId="77777777" w:rsidR="00CC772E" w:rsidRDefault="00000000">
          <w:pPr>
            <w:pStyle w:val="Standard"/>
            <w:widowControl w:val="0"/>
            <w:spacing w:line="276" w:lineRule="auto"/>
            <w:ind w:left="174"/>
          </w:pPr>
          <w:r>
            <w:rPr>
              <w:rStyle w:val="Carpredefinitoparagrafo1"/>
              <w:rFonts w:ascii="Arial" w:hAnsi="Arial" w:cs="Arial"/>
              <w:b/>
              <w:bCs/>
              <w:color w:val="C00000"/>
              <w:sz w:val="16"/>
              <w:szCs w:val="16"/>
            </w:rPr>
            <w:t>Aopd.veneto.it</w:t>
          </w:r>
        </w:p>
      </w:tc>
    </w:tr>
    <w:tr w:rsidR="00CC772E" w14:paraId="2054560E" w14:textId="77777777">
      <w:trPr>
        <w:trHeight w:val="23"/>
      </w:trPr>
      <w:tc>
        <w:tcPr>
          <w:tcW w:w="3118" w:type="dxa"/>
          <w:tcBorders>
            <w:bottom w:val="single" w:sz="4" w:space="0" w:color="A6A6A6"/>
          </w:tcBorders>
          <w:shd w:val="clear" w:color="auto" w:fill="auto"/>
        </w:tcPr>
        <w:p w14:paraId="501D9E54" w14:textId="77777777" w:rsidR="00CC772E" w:rsidRDefault="00CC772E">
          <w:pPr>
            <w:pStyle w:val="Pidipagina1"/>
            <w:widowControl w:val="0"/>
            <w:snapToGrid w:val="0"/>
            <w:spacing w:line="276" w:lineRule="auto"/>
            <w:rPr>
              <w:rFonts w:ascii="Arial" w:hAnsi="Arial" w:cs="Arial"/>
              <w:b/>
              <w:bCs/>
              <w:color w:val="C00000"/>
              <w:sz w:val="8"/>
              <w:szCs w:val="8"/>
            </w:rPr>
          </w:pPr>
        </w:p>
      </w:tc>
      <w:tc>
        <w:tcPr>
          <w:tcW w:w="4961" w:type="dxa"/>
          <w:tcBorders>
            <w:bottom w:val="single" w:sz="4" w:space="0" w:color="A6A6A6"/>
          </w:tcBorders>
          <w:shd w:val="clear" w:color="auto" w:fill="auto"/>
        </w:tcPr>
        <w:p w14:paraId="1B4FEBC9" w14:textId="77777777" w:rsidR="00CC772E" w:rsidRDefault="00CC772E">
          <w:pPr>
            <w:pStyle w:val="Standard"/>
            <w:widowControl w:val="0"/>
            <w:snapToGrid w:val="0"/>
            <w:spacing w:line="276" w:lineRule="auto"/>
            <w:ind w:left="178" w:right="171"/>
            <w:rPr>
              <w:rFonts w:ascii="Arial" w:hAnsi="Arial" w:cs="Arial"/>
              <w:b/>
              <w:bCs/>
              <w:color w:val="767171"/>
              <w:sz w:val="8"/>
              <w:szCs w:val="8"/>
            </w:rPr>
          </w:pPr>
        </w:p>
      </w:tc>
      <w:tc>
        <w:tcPr>
          <w:tcW w:w="2129" w:type="dxa"/>
          <w:tcBorders>
            <w:bottom w:val="single" w:sz="4" w:space="0" w:color="A6A6A6"/>
          </w:tcBorders>
          <w:shd w:val="clear" w:color="auto" w:fill="auto"/>
        </w:tcPr>
        <w:p w14:paraId="64154DBE" w14:textId="77777777" w:rsidR="00CC772E" w:rsidRDefault="00CC772E">
          <w:pPr>
            <w:pStyle w:val="Standard"/>
            <w:widowControl w:val="0"/>
            <w:snapToGrid w:val="0"/>
            <w:spacing w:line="276" w:lineRule="auto"/>
            <w:ind w:left="322"/>
            <w:rPr>
              <w:rFonts w:ascii="Arial" w:hAnsi="Arial" w:cs="Arial"/>
              <w:b/>
              <w:bCs/>
              <w:color w:val="C00000"/>
              <w:sz w:val="8"/>
              <w:szCs w:val="8"/>
            </w:rPr>
          </w:pPr>
        </w:p>
      </w:tc>
    </w:tr>
  </w:tbl>
  <w:p w14:paraId="5E761D5E" w14:textId="77777777" w:rsidR="00CC772E" w:rsidRDefault="00CC772E">
    <w:pPr>
      <w:pStyle w:val="Pidipagina1"/>
      <w:rPr>
        <w:sz w:val="4"/>
        <w:szCs w:val="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84153" w14:textId="77777777" w:rsidR="0057605F" w:rsidRDefault="0057605F">
      <w:r>
        <w:separator/>
      </w:r>
    </w:p>
  </w:footnote>
  <w:footnote w:type="continuationSeparator" w:id="0">
    <w:p w14:paraId="6A6D0764" w14:textId="77777777" w:rsidR="0057605F" w:rsidRDefault="005760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32EC2"/>
    <w:multiLevelType w:val="multilevel"/>
    <w:tmpl w:val="E6DAFEE2"/>
    <w:lvl w:ilvl="0">
      <w:numFmt w:val="bullet"/>
      <w:lvlText w:val="-"/>
      <w:lvlJc w:val="left"/>
      <w:pPr>
        <w:tabs>
          <w:tab w:val="num" w:pos="0"/>
        </w:tabs>
        <w:ind w:left="720" w:hanging="360"/>
      </w:pPr>
      <w:rPr>
        <w:rFonts w:ascii="Arial" w:hAnsi="Arial" w:cs="Arial" w:hint="default"/>
        <w:color w:val="000000"/>
        <w:sz w:val="22"/>
      </w:rPr>
    </w:lvl>
    <w:lvl w:ilvl="1">
      <w:numFmt w:val="bullet"/>
      <w:lvlText w:val="o"/>
      <w:lvlJc w:val="left"/>
      <w:pPr>
        <w:tabs>
          <w:tab w:val="num" w:pos="0"/>
        </w:tabs>
        <w:ind w:left="1440" w:hanging="360"/>
      </w:pPr>
      <w:rPr>
        <w:rFonts w:ascii="Courier New" w:hAnsi="Courier New" w:cs="Courier New" w:hint="default"/>
        <w:sz w:val="20"/>
      </w:rPr>
    </w:lvl>
    <w:lvl w:ilvl="2">
      <w:numFmt w:val="bullet"/>
      <w:lvlText w:val=""/>
      <w:lvlJc w:val="left"/>
      <w:pPr>
        <w:tabs>
          <w:tab w:val="num" w:pos="0"/>
        </w:tabs>
        <w:ind w:left="2160" w:hanging="360"/>
      </w:pPr>
      <w:rPr>
        <w:rFonts w:ascii="Wingdings" w:hAnsi="Wingdings" w:cs="Wingdings" w:hint="default"/>
        <w:sz w:val="20"/>
      </w:rPr>
    </w:lvl>
    <w:lvl w:ilvl="3">
      <w:numFmt w:val="bullet"/>
      <w:lvlText w:val=""/>
      <w:lvlJc w:val="left"/>
      <w:pPr>
        <w:tabs>
          <w:tab w:val="num" w:pos="0"/>
        </w:tabs>
        <w:ind w:left="2880" w:hanging="360"/>
      </w:pPr>
      <w:rPr>
        <w:rFonts w:ascii="Wingdings" w:hAnsi="Wingdings" w:cs="Wingdings" w:hint="default"/>
        <w:sz w:val="20"/>
      </w:rPr>
    </w:lvl>
    <w:lvl w:ilvl="4">
      <w:numFmt w:val="bullet"/>
      <w:lvlText w:val=""/>
      <w:lvlJc w:val="left"/>
      <w:pPr>
        <w:tabs>
          <w:tab w:val="num" w:pos="0"/>
        </w:tabs>
        <w:ind w:left="3600" w:hanging="360"/>
      </w:pPr>
      <w:rPr>
        <w:rFonts w:ascii="Wingdings" w:hAnsi="Wingdings" w:cs="Wingdings" w:hint="default"/>
        <w:sz w:val="20"/>
      </w:rPr>
    </w:lvl>
    <w:lvl w:ilvl="5">
      <w:numFmt w:val="bullet"/>
      <w:lvlText w:val=""/>
      <w:lvlJc w:val="left"/>
      <w:pPr>
        <w:tabs>
          <w:tab w:val="num" w:pos="0"/>
        </w:tabs>
        <w:ind w:left="4320" w:hanging="360"/>
      </w:pPr>
      <w:rPr>
        <w:rFonts w:ascii="Wingdings" w:hAnsi="Wingdings" w:cs="Wingdings" w:hint="default"/>
        <w:sz w:val="20"/>
      </w:rPr>
    </w:lvl>
    <w:lvl w:ilvl="6">
      <w:numFmt w:val="bullet"/>
      <w:lvlText w:val=""/>
      <w:lvlJc w:val="left"/>
      <w:pPr>
        <w:tabs>
          <w:tab w:val="num" w:pos="0"/>
        </w:tabs>
        <w:ind w:left="5040" w:hanging="360"/>
      </w:pPr>
      <w:rPr>
        <w:rFonts w:ascii="Wingdings" w:hAnsi="Wingdings" w:cs="Wingdings" w:hint="default"/>
        <w:sz w:val="20"/>
      </w:rPr>
    </w:lvl>
    <w:lvl w:ilvl="7">
      <w:numFmt w:val="bullet"/>
      <w:lvlText w:val=""/>
      <w:lvlJc w:val="left"/>
      <w:pPr>
        <w:tabs>
          <w:tab w:val="num" w:pos="0"/>
        </w:tabs>
        <w:ind w:left="5760" w:hanging="360"/>
      </w:pPr>
      <w:rPr>
        <w:rFonts w:ascii="Wingdings" w:hAnsi="Wingdings" w:cs="Wingdings" w:hint="default"/>
        <w:sz w:val="20"/>
      </w:rPr>
    </w:lvl>
    <w:lvl w:ilvl="8">
      <w:numFmt w:val="bullet"/>
      <w:lvlText w:val=""/>
      <w:lvlJc w:val="left"/>
      <w:pPr>
        <w:tabs>
          <w:tab w:val="num" w:pos="0"/>
        </w:tabs>
        <w:ind w:left="6480" w:hanging="360"/>
      </w:pPr>
      <w:rPr>
        <w:rFonts w:ascii="Wingdings" w:hAnsi="Wingdings" w:cs="Wingdings" w:hint="default"/>
        <w:sz w:val="20"/>
      </w:rPr>
    </w:lvl>
  </w:abstractNum>
  <w:abstractNum w:abstractNumId="1" w15:restartNumberingAfterBreak="0">
    <w:nsid w:val="4B5A6EE3"/>
    <w:multiLevelType w:val="hybridMultilevel"/>
    <w:tmpl w:val="9B0206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5B945D8"/>
    <w:multiLevelType w:val="multilevel"/>
    <w:tmpl w:val="70222184"/>
    <w:lvl w:ilvl="0">
      <w:numFmt w:val="bullet"/>
      <w:lvlText w:val="-"/>
      <w:lvlJc w:val="left"/>
      <w:pPr>
        <w:tabs>
          <w:tab w:val="num" w:pos="0"/>
        </w:tabs>
        <w:ind w:left="720" w:hanging="360"/>
      </w:pPr>
      <w:rPr>
        <w:rFonts w:ascii="Arial" w:hAnsi="Arial" w:cs="Arial" w:hint="default"/>
        <w:color w:val="000000"/>
        <w:sz w:val="22"/>
      </w:rPr>
    </w:lvl>
    <w:lvl w:ilvl="1">
      <w:numFmt w:val="bullet"/>
      <w:lvlText w:val="o"/>
      <w:lvlJc w:val="left"/>
      <w:pPr>
        <w:tabs>
          <w:tab w:val="num" w:pos="0"/>
        </w:tabs>
        <w:ind w:left="1440" w:hanging="360"/>
      </w:pPr>
      <w:rPr>
        <w:rFonts w:ascii="Courier New" w:hAnsi="Courier New" w:cs="Courier New" w:hint="default"/>
        <w:sz w:val="20"/>
      </w:rPr>
    </w:lvl>
    <w:lvl w:ilvl="2">
      <w:numFmt w:val="bullet"/>
      <w:lvlText w:val=""/>
      <w:lvlJc w:val="left"/>
      <w:pPr>
        <w:tabs>
          <w:tab w:val="num" w:pos="0"/>
        </w:tabs>
        <w:ind w:left="2160" w:hanging="360"/>
      </w:pPr>
      <w:rPr>
        <w:rFonts w:ascii="Wingdings" w:hAnsi="Wingdings" w:cs="Wingdings" w:hint="default"/>
        <w:sz w:val="20"/>
      </w:rPr>
    </w:lvl>
    <w:lvl w:ilvl="3">
      <w:numFmt w:val="bullet"/>
      <w:lvlText w:val=""/>
      <w:lvlJc w:val="left"/>
      <w:pPr>
        <w:tabs>
          <w:tab w:val="num" w:pos="0"/>
        </w:tabs>
        <w:ind w:left="2880" w:hanging="360"/>
      </w:pPr>
      <w:rPr>
        <w:rFonts w:ascii="Wingdings" w:hAnsi="Wingdings" w:cs="Wingdings" w:hint="default"/>
        <w:sz w:val="20"/>
      </w:rPr>
    </w:lvl>
    <w:lvl w:ilvl="4">
      <w:numFmt w:val="bullet"/>
      <w:lvlText w:val=""/>
      <w:lvlJc w:val="left"/>
      <w:pPr>
        <w:tabs>
          <w:tab w:val="num" w:pos="0"/>
        </w:tabs>
        <w:ind w:left="3600" w:hanging="360"/>
      </w:pPr>
      <w:rPr>
        <w:rFonts w:ascii="Wingdings" w:hAnsi="Wingdings" w:cs="Wingdings" w:hint="default"/>
        <w:sz w:val="20"/>
      </w:rPr>
    </w:lvl>
    <w:lvl w:ilvl="5">
      <w:numFmt w:val="bullet"/>
      <w:lvlText w:val=""/>
      <w:lvlJc w:val="left"/>
      <w:pPr>
        <w:tabs>
          <w:tab w:val="num" w:pos="0"/>
        </w:tabs>
        <w:ind w:left="4320" w:hanging="360"/>
      </w:pPr>
      <w:rPr>
        <w:rFonts w:ascii="Wingdings" w:hAnsi="Wingdings" w:cs="Wingdings" w:hint="default"/>
        <w:sz w:val="20"/>
      </w:rPr>
    </w:lvl>
    <w:lvl w:ilvl="6">
      <w:numFmt w:val="bullet"/>
      <w:lvlText w:val=""/>
      <w:lvlJc w:val="left"/>
      <w:pPr>
        <w:tabs>
          <w:tab w:val="num" w:pos="0"/>
        </w:tabs>
        <w:ind w:left="5040" w:hanging="360"/>
      </w:pPr>
      <w:rPr>
        <w:rFonts w:ascii="Wingdings" w:hAnsi="Wingdings" w:cs="Wingdings" w:hint="default"/>
        <w:sz w:val="20"/>
      </w:rPr>
    </w:lvl>
    <w:lvl w:ilvl="7">
      <w:numFmt w:val="bullet"/>
      <w:lvlText w:val=""/>
      <w:lvlJc w:val="left"/>
      <w:pPr>
        <w:tabs>
          <w:tab w:val="num" w:pos="0"/>
        </w:tabs>
        <w:ind w:left="5760" w:hanging="360"/>
      </w:pPr>
      <w:rPr>
        <w:rFonts w:ascii="Wingdings" w:hAnsi="Wingdings" w:cs="Wingdings" w:hint="default"/>
        <w:sz w:val="20"/>
      </w:rPr>
    </w:lvl>
    <w:lvl w:ilvl="8">
      <w:numFmt w:val="bullet"/>
      <w:lvlText w:val=""/>
      <w:lvlJc w:val="left"/>
      <w:pPr>
        <w:tabs>
          <w:tab w:val="num" w:pos="0"/>
        </w:tabs>
        <w:ind w:left="6480" w:hanging="360"/>
      </w:pPr>
      <w:rPr>
        <w:rFonts w:ascii="Wingdings" w:hAnsi="Wingdings" w:cs="Wingdings" w:hint="default"/>
        <w:sz w:val="20"/>
      </w:rPr>
    </w:lvl>
  </w:abstractNum>
  <w:abstractNum w:abstractNumId="3" w15:restartNumberingAfterBreak="0">
    <w:nsid w:val="77F82D29"/>
    <w:multiLevelType w:val="multilevel"/>
    <w:tmpl w:val="78724F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E100BA0"/>
    <w:multiLevelType w:val="multilevel"/>
    <w:tmpl w:val="6D26BA06"/>
    <w:styleLink w:val="WWNum5"/>
    <w:lvl w:ilvl="0">
      <w:numFmt w:val="bullet"/>
      <w:lvlText w:val="-"/>
      <w:lvlJc w:val="left"/>
      <w:pPr>
        <w:ind w:left="720" w:hanging="360"/>
      </w:pPr>
      <w:rPr>
        <w:rFonts w:ascii="Arial" w:eastAsia="Times New Roman" w:hAnsi="Arial" w:cs="Arial"/>
        <w:color w:val="000000"/>
        <w:sz w:val="22"/>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485055128">
    <w:abstractNumId w:val="0"/>
  </w:num>
  <w:num w:numId="2" w16cid:durableId="544219963">
    <w:abstractNumId w:val="2"/>
  </w:num>
  <w:num w:numId="3" w16cid:durableId="1444498765">
    <w:abstractNumId w:val="3"/>
  </w:num>
  <w:num w:numId="4" w16cid:durableId="968627645">
    <w:abstractNumId w:val="2"/>
  </w:num>
  <w:num w:numId="5" w16cid:durableId="1894995899">
    <w:abstractNumId w:val="2"/>
  </w:num>
  <w:num w:numId="6" w16cid:durableId="1042708568">
    <w:abstractNumId w:val="2"/>
  </w:num>
  <w:num w:numId="7" w16cid:durableId="1846629057">
    <w:abstractNumId w:val="2"/>
  </w:num>
  <w:num w:numId="8" w16cid:durableId="721053253">
    <w:abstractNumId w:val="2"/>
  </w:num>
  <w:num w:numId="9" w16cid:durableId="945967244">
    <w:abstractNumId w:val="2"/>
  </w:num>
  <w:num w:numId="10" w16cid:durableId="983267647">
    <w:abstractNumId w:val="2"/>
  </w:num>
  <w:num w:numId="11" w16cid:durableId="1577475726">
    <w:abstractNumId w:val="2"/>
  </w:num>
  <w:num w:numId="12" w16cid:durableId="769858758">
    <w:abstractNumId w:val="2"/>
  </w:num>
  <w:num w:numId="13" w16cid:durableId="11346998">
    <w:abstractNumId w:val="2"/>
  </w:num>
  <w:num w:numId="14" w16cid:durableId="627784073">
    <w:abstractNumId w:val="2"/>
  </w:num>
  <w:num w:numId="15" w16cid:durableId="1761021338">
    <w:abstractNumId w:val="2"/>
  </w:num>
  <w:num w:numId="16" w16cid:durableId="1550797106">
    <w:abstractNumId w:val="2"/>
  </w:num>
  <w:num w:numId="17" w16cid:durableId="1190795048">
    <w:abstractNumId w:val="2"/>
  </w:num>
  <w:num w:numId="18" w16cid:durableId="705837517">
    <w:abstractNumId w:val="2"/>
  </w:num>
  <w:num w:numId="19" w16cid:durableId="84888501">
    <w:abstractNumId w:val="2"/>
  </w:num>
  <w:num w:numId="20" w16cid:durableId="1483348776">
    <w:abstractNumId w:val="2"/>
  </w:num>
  <w:num w:numId="21" w16cid:durableId="2137795171">
    <w:abstractNumId w:val="2"/>
  </w:num>
  <w:num w:numId="22" w16cid:durableId="1395084190">
    <w:abstractNumId w:val="2"/>
  </w:num>
  <w:num w:numId="23" w16cid:durableId="1666978557">
    <w:abstractNumId w:val="2"/>
  </w:num>
  <w:num w:numId="24" w16cid:durableId="1176842269">
    <w:abstractNumId w:val="2"/>
  </w:num>
  <w:num w:numId="25" w16cid:durableId="260914815">
    <w:abstractNumId w:val="2"/>
  </w:num>
  <w:num w:numId="26" w16cid:durableId="2009478987">
    <w:abstractNumId w:val="2"/>
  </w:num>
  <w:num w:numId="27" w16cid:durableId="949170185">
    <w:abstractNumId w:val="2"/>
  </w:num>
  <w:num w:numId="28" w16cid:durableId="497234606">
    <w:abstractNumId w:val="2"/>
  </w:num>
  <w:num w:numId="29" w16cid:durableId="24063650">
    <w:abstractNumId w:val="4"/>
  </w:num>
  <w:num w:numId="30" w16cid:durableId="16287332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derico Favaro">
    <w15:presenceInfo w15:providerId="Windows Live" w15:userId="fbbb73d988b5b8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72E"/>
    <w:rsid w:val="00065F08"/>
    <w:rsid w:val="000F024C"/>
    <w:rsid w:val="00141392"/>
    <w:rsid w:val="00186B4C"/>
    <w:rsid w:val="001B6578"/>
    <w:rsid w:val="001D4C94"/>
    <w:rsid w:val="00237B50"/>
    <w:rsid w:val="00256E02"/>
    <w:rsid w:val="002D1989"/>
    <w:rsid w:val="003B36BA"/>
    <w:rsid w:val="003F14C3"/>
    <w:rsid w:val="003F3F69"/>
    <w:rsid w:val="00492C64"/>
    <w:rsid w:val="0054404E"/>
    <w:rsid w:val="0057605F"/>
    <w:rsid w:val="00613625"/>
    <w:rsid w:val="00660846"/>
    <w:rsid w:val="006A778C"/>
    <w:rsid w:val="006D7E6A"/>
    <w:rsid w:val="006E7E31"/>
    <w:rsid w:val="008C647F"/>
    <w:rsid w:val="0099346E"/>
    <w:rsid w:val="00B040FA"/>
    <w:rsid w:val="00BB06A8"/>
    <w:rsid w:val="00C56CDE"/>
    <w:rsid w:val="00CC772E"/>
    <w:rsid w:val="00D34524"/>
    <w:rsid w:val="00D5667D"/>
    <w:rsid w:val="00D9425B"/>
    <w:rsid w:val="00E6025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C571E"/>
  <w15:docId w15:val="{5357D091-4AC1-4AB1-87F5-78F64420A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it-IT" w:eastAsia="it-I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suppressAutoHyphens w:val="0"/>
      <w:textAlignment w:val="baseline"/>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WW8Num1z0">
    <w:name w:val="WW8Num1z0"/>
    <w:qFormat/>
    <w:rPr>
      <w:rFonts w:ascii="Symbol" w:eastAsia="Symbol" w:hAnsi="Symbol" w:cs="Symbol"/>
      <w:sz w:val="20"/>
    </w:rPr>
  </w:style>
  <w:style w:type="character" w:customStyle="1" w:styleId="WW8Num1z1">
    <w:name w:val="WW8Num1z1"/>
    <w:qFormat/>
    <w:rPr>
      <w:rFonts w:ascii="Courier New" w:eastAsia="Courier New" w:hAnsi="Courier New" w:cs="Courier New"/>
      <w:sz w:val="20"/>
    </w:rPr>
  </w:style>
  <w:style w:type="character" w:customStyle="1" w:styleId="WW8Num1z2">
    <w:name w:val="WW8Num1z2"/>
    <w:qFormat/>
    <w:rPr>
      <w:rFonts w:ascii="Wingdings" w:eastAsia="Wingdings" w:hAnsi="Wingdings" w:cs="Wingdings"/>
      <w:sz w:val="20"/>
    </w:rPr>
  </w:style>
  <w:style w:type="character" w:customStyle="1" w:styleId="WW8Num2z0">
    <w:name w:val="WW8Num2z0"/>
    <w:qFormat/>
    <w:rPr>
      <w:rFonts w:ascii="Symbol" w:eastAsia="Symbol" w:hAnsi="Symbol" w:cs="Symbol"/>
      <w:sz w:val="20"/>
    </w:rPr>
  </w:style>
  <w:style w:type="character" w:customStyle="1" w:styleId="WW8Num2z1">
    <w:name w:val="WW8Num2z1"/>
    <w:qFormat/>
    <w:rPr>
      <w:rFonts w:ascii="Courier New" w:eastAsia="Courier New" w:hAnsi="Courier New" w:cs="Courier New"/>
      <w:sz w:val="20"/>
    </w:rPr>
  </w:style>
  <w:style w:type="character" w:customStyle="1" w:styleId="WW8Num2z2">
    <w:name w:val="WW8Num2z2"/>
    <w:qFormat/>
    <w:rPr>
      <w:rFonts w:ascii="Wingdings" w:eastAsia="Wingdings" w:hAnsi="Wingdings" w:cs="Wingdings"/>
      <w:sz w:val="20"/>
    </w:rPr>
  </w:style>
  <w:style w:type="character" w:customStyle="1" w:styleId="Carpredefinitoparagrafo2">
    <w:name w:val="Car. predefinito paragrafo2"/>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Internetlink">
    <w:name w:val="Internet link"/>
    <w:qFormat/>
    <w:rPr>
      <w:color w:val="000080"/>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Caratteridinumerazione">
    <w:name w:val="Caratteri di numerazione"/>
    <w:qFormat/>
  </w:style>
  <w:style w:type="character" w:customStyle="1" w:styleId="Titolo1Carattere">
    <w:name w:val="Titolo 1 Carattere"/>
    <w:qFormat/>
    <w:rPr>
      <w:rFonts w:ascii="Calibri Light" w:eastAsia="Times New Roman" w:hAnsi="Calibri Light" w:cs="Times New Roman"/>
      <w:b/>
      <w:bCs/>
      <w:kern w:val="2"/>
      <w:sz w:val="32"/>
      <w:szCs w:val="32"/>
      <w:lang w:eastAsia="zh-CN"/>
    </w:rPr>
  </w:style>
  <w:style w:type="character" w:customStyle="1" w:styleId="IntestazioneCarattere1">
    <w:name w:val="Intestazione Carattere1"/>
    <w:basedOn w:val="Carpredefinitoparagrafo"/>
    <w:link w:val="Intestazione"/>
    <w:uiPriority w:val="99"/>
    <w:qFormat/>
  </w:style>
  <w:style w:type="character" w:customStyle="1" w:styleId="PidipaginaCarattere1">
    <w:name w:val="Piè di pagina Carattere1"/>
    <w:basedOn w:val="Carpredefinitoparagrafo"/>
    <w:link w:val="Pidipagina"/>
    <w:uiPriority w:val="99"/>
    <w:qFormat/>
  </w:style>
  <w:style w:type="character" w:styleId="Rimandocommento">
    <w:name w:val="annotation reference"/>
    <w:basedOn w:val="Carpredefinitoparagrafo"/>
    <w:uiPriority w:val="99"/>
    <w:semiHidden/>
    <w:unhideWhenUsed/>
    <w:qFormat/>
    <w:rsid w:val="005B332B"/>
    <w:rPr>
      <w:sz w:val="16"/>
      <w:szCs w:val="16"/>
    </w:rPr>
  </w:style>
  <w:style w:type="character" w:customStyle="1" w:styleId="TestocommentoCarattere">
    <w:name w:val="Testo commento Carattere"/>
    <w:basedOn w:val="Carpredefinitoparagrafo"/>
    <w:link w:val="Testocommento"/>
    <w:uiPriority w:val="99"/>
    <w:qFormat/>
    <w:rsid w:val="005B332B"/>
    <w:rPr>
      <w:sz w:val="20"/>
    </w:rPr>
  </w:style>
  <w:style w:type="character" w:customStyle="1" w:styleId="SoggettocommentoCarattere">
    <w:name w:val="Soggetto commento Carattere"/>
    <w:basedOn w:val="TestocommentoCarattere"/>
    <w:link w:val="Soggettocommento"/>
    <w:uiPriority w:val="99"/>
    <w:semiHidden/>
    <w:qFormat/>
    <w:rsid w:val="005B332B"/>
    <w:rPr>
      <w:b/>
      <w:bCs/>
      <w:sz w:val="20"/>
    </w:rPr>
  </w:style>
  <w:style w:type="character" w:styleId="Numeroriga">
    <w:name w:val="line number"/>
  </w:style>
  <w:style w:type="character" w:styleId="Enfasigrassetto">
    <w:name w:val="Strong"/>
    <w:qFormat/>
    <w:rPr>
      <w:b/>
      <w:bCs/>
    </w:rPr>
  </w:style>
  <w:style w:type="character" w:styleId="Enfasicorsivo">
    <w:name w:val="Emphasis"/>
    <w:qFormat/>
    <w:rPr>
      <w:i/>
      <w:iCs/>
    </w:rPr>
  </w:style>
  <w:style w:type="paragraph" w:customStyle="1" w:styleId="Titolo1">
    <w:name w:val="Titolo1"/>
    <w:basedOn w:val="Standard"/>
    <w:next w:val="Textbody"/>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szCs w:val="24"/>
    </w:rPr>
  </w:style>
  <w:style w:type="paragraph" w:customStyle="1" w:styleId="Indice">
    <w:name w:val="Indice"/>
    <w:basedOn w:val="Standard"/>
    <w:qFormat/>
    <w:pPr>
      <w:suppressLineNumbers/>
    </w:pPr>
    <w:rPr>
      <w:rFonts w:cs="Mangal"/>
    </w:rPr>
  </w:style>
  <w:style w:type="paragraph" w:customStyle="1" w:styleId="Titolo11">
    <w:name w:val="Titolo 11"/>
    <w:basedOn w:val="Standard"/>
    <w:next w:val="Standard"/>
    <w:qFormat/>
    <w:pPr>
      <w:keepNext/>
      <w:spacing w:before="240" w:after="60"/>
      <w:outlineLvl w:val="0"/>
    </w:pPr>
    <w:rPr>
      <w:rFonts w:ascii="Calibri Light" w:eastAsia="Times New Roman" w:hAnsi="Calibri Light" w:cs="Times New Roman"/>
      <w:b/>
      <w:bCs/>
      <w:kern w:val="2"/>
      <w:sz w:val="32"/>
      <w:szCs w:val="32"/>
    </w:rPr>
  </w:style>
  <w:style w:type="paragraph" w:customStyle="1" w:styleId="Titolo21">
    <w:name w:val="Titolo 21"/>
    <w:basedOn w:val="Titolo2"/>
    <w:next w:val="Textbody"/>
    <w:qFormat/>
    <w:pPr>
      <w:spacing w:before="200" w:after="0"/>
      <w:outlineLvl w:val="1"/>
    </w:pPr>
    <w:rPr>
      <w:b/>
      <w:bCs/>
      <w:sz w:val="32"/>
      <w:szCs w:val="32"/>
    </w:rPr>
  </w:style>
  <w:style w:type="paragraph" w:customStyle="1" w:styleId="Normale1">
    <w:name w:val="Normale1"/>
    <w:qFormat/>
    <w:pPr>
      <w:widowControl w:val="0"/>
      <w:textAlignment w:val="baseline"/>
    </w:pPr>
  </w:style>
  <w:style w:type="paragraph" w:customStyle="1" w:styleId="Standard">
    <w:name w:val="Standard"/>
    <w:qFormat/>
    <w:pPr>
      <w:textAlignment w:val="baseline"/>
    </w:pPr>
    <w:rPr>
      <w:rFonts w:ascii="Calibri" w:eastAsia="Calibri" w:hAnsi="Calibri" w:cs="Calibri"/>
      <w:szCs w:val="24"/>
      <w:lang w:eastAsia="zh-CN"/>
    </w:rPr>
  </w:style>
  <w:style w:type="paragraph" w:customStyle="1" w:styleId="Textbody">
    <w:name w:val="Text body"/>
    <w:basedOn w:val="Standard"/>
    <w:qFormat/>
    <w:pPr>
      <w:spacing w:after="140" w:line="276" w:lineRule="auto"/>
    </w:pPr>
  </w:style>
  <w:style w:type="paragraph" w:customStyle="1" w:styleId="Elenco1">
    <w:name w:val="Elenco1"/>
    <w:basedOn w:val="Textbody"/>
    <w:qFormat/>
    <w:rPr>
      <w:rFonts w:cs="Mangal"/>
    </w:rPr>
  </w:style>
  <w:style w:type="paragraph" w:customStyle="1" w:styleId="Didascalia1">
    <w:name w:val="Didascalia1"/>
    <w:basedOn w:val="Standard"/>
    <w:qFormat/>
    <w:pPr>
      <w:suppressLineNumbers/>
      <w:spacing w:before="120" w:after="120"/>
    </w:pPr>
    <w:rPr>
      <w:rFonts w:cs="Mangal"/>
      <w:i/>
      <w:iCs/>
    </w:rPr>
  </w:style>
  <w:style w:type="paragraph" w:customStyle="1" w:styleId="Titolo2">
    <w:name w:val="Titolo2"/>
    <w:basedOn w:val="Standard"/>
    <w:next w:val="Textbody"/>
    <w:qFormat/>
    <w:pPr>
      <w:keepNext/>
      <w:spacing w:before="240" w:after="120"/>
    </w:pPr>
    <w:rPr>
      <w:rFonts w:ascii="Liberation Sans" w:eastAsia="Microsoft YaHei" w:hAnsi="Liberation Sans" w:cs="Arial"/>
      <w:sz w:val="28"/>
      <w:szCs w:val="28"/>
    </w:rPr>
  </w:style>
  <w:style w:type="paragraph" w:customStyle="1" w:styleId="Titolo10">
    <w:name w:val="Titolo1"/>
    <w:basedOn w:val="Standard"/>
    <w:next w:val="Textbody"/>
    <w:qFormat/>
    <w:pPr>
      <w:keepNext/>
      <w:spacing w:before="240" w:after="120"/>
    </w:pPr>
    <w:rPr>
      <w:rFonts w:ascii="Liberation Sans" w:eastAsia="Microsoft YaHei" w:hAnsi="Liberation Sans" w:cs="Mangal"/>
      <w:sz w:val="28"/>
      <w:szCs w:val="28"/>
    </w:rPr>
  </w:style>
  <w:style w:type="paragraph" w:customStyle="1" w:styleId="Intestazioneepidipagina">
    <w:name w:val="Intestazione e piè di pagina"/>
    <w:basedOn w:val="Standard"/>
    <w:qFormat/>
    <w:pPr>
      <w:suppressLineNumbers/>
    </w:pPr>
  </w:style>
  <w:style w:type="paragraph" w:customStyle="1" w:styleId="Intestazione1">
    <w:name w:val="Intestazione1"/>
    <w:basedOn w:val="Standard"/>
    <w:qFormat/>
  </w:style>
  <w:style w:type="paragraph" w:customStyle="1" w:styleId="Pidipagina1">
    <w:name w:val="Piè di pagina1"/>
    <w:basedOn w:val="Standard"/>
    <w:qFormat/>
  </w:style>
  <w:style w:type="paragraph" w:customStyle="1" w:styleId="NormaleWeb1">
    <w:name w:val="Normale (Web)1"/>
    <w:basedOn w:val="Standard"/>
    <w:qFormat/>
    <w:pPr>
      <w:spacing w:before="100" w:after="100"/>
    </w:pPr>
    <w:rPr>
      <w:rFonts w:ascii="Times New Roman" w:eastAsia="Times New Roman" w:hAnsi="Times New Roman" w:cs="Times New Roman"/>
    </w:rPr>
  </w:style>
  <w:style w:type="paragraph" w:customStyle="1" w:styleId="Default">
    <w:name w:val="Default"/>
    <w:qFormat/>
    <w:pPr>
      <w:textAlignment w:val="baseline"/>
    </w:pPr>
    <w:rPr>
      <w:rFonts w:ascii="Calibri" w:eastAsia="Calibri" w:hAnsi="Calibri" w:cs="Calibri"/>
      <w:color w:val="000000"/>
      <w:szCs w:val="24"/>
      <w:lang w:eastAsia="zh-CN"/>
    </w:rPr>
  </w:style>
  <w:style w:type="paragraph" w:customStyle="1" w:styleId="Contenutotabella">
    <w:name w:val="Contenuto tabella"/>
    <w:basedOn w:val="Standard"/>
    <w:qFormat/>
    <w:pPr>
      <w:suppressLineNumbers/>
    </w:pPr>
  </w:style>
  <w:style w:type="paragraph" w:customStyle="1" w:styleId="Titolotabella">
    <w:name w:val="Titolo tabella"/>
    <w:basedOn w:val="Contenutotabella"/>
    <w:qFormat/>
    <w:pPr>
      <w:jc w:val="center"/>
    </w:pPr>
    <w:rPr>
      <w:b/>
      <w:bCs/>
    </w:rPr>
  </w:style>
  <w:style w:type="paragraph" w:styleId="Intestazione">
    <w:name w:val="header"/>
    <w:basedOn w:val="Normale"/>
    <w:link w:val="IntestazioneCarattere1"/>
    <w:uiPriority w:val="99"/>
    <w:unhideWhenUsed/>
    <w:pPr>
      <w:tabs>
        <w:tab w:val="center" w:pos="4680"/>
        <w:tab w:val="right" w:pos="9360"/>
      </w:tabs>
    </w:pPr>
  </w:style>
  <w:style w:type="paragraph" w:styleId="Pidipagina">
    <w:name w:val="footer"/>
    <w:basedOn w:val="Normale"/>
    <w:link w:val="PidipaginaCarattere1"/>
    <w:uiPriority w:val="99"/>
    <w:unhideWhenUsed/>
    <w:pPr>
      <w:tabs>
        <w:tab w:val="center" w:pos="4680"/>
        <w:tab w:val="right" w:pos="9360"/>
      </w:tabs>
    </w:pPr>
  </w:style>
  <w:style w:type="paragraph" w:styleId="Testocommento">
    <w:name w:val="annotation text"/>
    <w:basedOn w:val="Normale"/>
    <w:link w:val="TestocommentoCarattere"/>
    <w:uiPriority w:val="99"/>
    <w:unhideWhenUsed/>
    <w:qFormat/>
    <w:rsid w:val="005B332B"/>
    <w:rPr>
      <w:sz w:val="20"/>
    </w:rPr>
  </w:style>
  <w:style w:type="paragraph" w:styleId="Soggettocommento">
    <w:name w:val="annotation subject"/>
    <w:basedOn w:val="Testocommento"/>
    <w:next w:val="Testocommento"/>
    <w:link w:val="SoggettocommentoCarattere"/>
    <w:uiPriority w:val="99"/>
    <w:semiHidden/>
    <w:unhideWhenUsed/>
    <w:qFormat/>
    <w:rsid w:val="005B332B"/>
    <w:rPr>
      <w:b/>
      <w:bCs/>
    </w:rPr>
  </w:style>
  <w:style w:type="paragraph" w:styleId="Revisione">
    <w:name w:val="Revision"/>
    <w:uiPriority w:val="99"/>
    <w:semiHidden/>
    <w:qFormat/>
    <w:rsid w:val="005B332B"/>
  </w:style>
  <w:style w:type="numbering" w:customStyle="1" w:styleId="NoList1">
    <w:name w:val="No List_1"/>
    <w:qFormat/>
  </w:style>
  <w:style w:type="numbering" w:customStyle="1" w:styleId="Elencocorrente1">
    <w:name w:val="Elenco corrente1"/>
    <w:qFormat/>
  </w:style>
  <w:style w:type="numbering" w:customStyle="1" w:styleId="WWNum5">
    <w:name w:val="WWNum5"/>
    <w:basedOn w:val="Nessunelenco"/>
    <w:rsid w:val="00141392"/>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3B732-545A-45FB-8E2A-E3AC545A7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1629</TotalTime>
  <Pages>10</Pages>
  <Words>3204</Words>
  <Characters>18265</Characters>
  <Application>Microsoft Office Word</Application>
  <DocSecurity>0</DocSecurity>
  <Lines>152</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Federico Favaro</cp:lastModifiedBy>
  <cp:revision>38</cp:revision>
  <cp:lastPrinted>1995-11-21T16:41:00Z</cp:lastPrinted>
  <dcterms:created xsi:type="dcterms:W3CDTF">2025-04-18T10:00:00Z</dcterms:created>
  <dcterms:modified xsi:type="dcterms:W3CDTF">2025-05-13T16:10:00Z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