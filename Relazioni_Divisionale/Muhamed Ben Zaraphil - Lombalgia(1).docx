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E745858" w14:textId="3DFFBEFB" w:rsidR="00A53EE7" w:rsidRDefault="00A53EE7" w:rsidP="00435FB8">
      <w:pPr>
        <w:spacing w:before="20" w:after="20"/>
        <w:jc w:val="right"/>
        <w:rPr>
          <w:rFonts w:ascii="Arial" w:eastAsia="Arial" w:hAnsi="Arial" w:cs="Arial"/>
        </w:rPr>
      </w:pPr>
    </w:p>
    <w:p w14:paraId="011344CE" w14:textId="77777777" w:rsidR="00435FB8" w:rsidRPr="00435FB8" w:rsidRDefault="00435FB8" w:rsidP="00435FB8">
      <w:pPr>
        <w:spacing w:before="20" w:after="20"/>
        <w:jc w:val="right"/>
        <w:rPr>
          <w:rFonts w:ascii="Arial" w:eastAsia="Arial" w:hAnsi="Arial" w:cs="Arial"/>
        </w:rPr>
      </w:pPr>
    </w:p>
    <w:p w14:paraId="1DA37B9A" w14:textId="174E7874" w:rsidR="008F7421" w:rsidRDefault="008F7421" w:rsidP="008F7421">
      <w:pPr>
        <w:spacing w:before="20" w:after="20"/>
        <w:rPr>
          <w:rFonts w:ascii="Arial" w:eastAsia="Arial" w:hAnsi="Arial" w:cs="Arial"/>
        </w:rPr>
      </w:pPr>
      <w:r>
        <w:rPr>
          <w:rFonts w:ascii="Arial" w:eastAsia="Arial" w:hAnsi="Arial" w:cs="Arial"/>
        </w:rPr>
        <w:t>Al Medico di Medicina Generale del Sig. Muhamed Ben Zaraphil, nato il 09/01/1999</w:t>
      </w:r>
      <w:r w:rsidR="00435FB8">
        <w:rPr>
          <w:rFonts w:ascii="Arial" w:eastAsia="Arial" w:hAnsi="Arial" w:cs="Arial"/>
        </w:rPr>
        <w:t>.</w:t>
      </w:r>
    </w:p>
    <w:p w14:paraId="386FC8BE" w14:textId="77777777" w:rsidR="0021087A" w:rsidRDefault="0021087A" w:rsidP="008F7421">
      <w:pPr>
        <w:spacing w:before="20" w:after="20"/>
        <w:rPr>
          <w:rFonts w:ascii="Arial" w:eastAsia="Arial" w:hAnsi="Arial" w:cs="Arial"/>
        </w:rPr>
      </w:pPr>
    </w:p>
    <w:p w14:paraId="656C88D5" w14:textId="7674B419" w:rsidR="00435FB8" w:rsidRDefault="00435FB8" w:rsidP="00435FB8">
      <w:pPr>
        <w:spacing w:before="20" w:after="20"/>
        <w:rPr>
          <w:rFonts w:ascii="Arial" w:eastAsia="Arial" w:hAnsi="Arial" w:cs="Arial"/>
        </w:rPr>
      </w:pPr>
      <w:r w:rsidRPr="00435FB8">
        <w:rPr>
          <w:rFonts w:ascii="Arial" w:eastAsia="Arial" w:hAnsi="Arial" w:cs="Arial"/>
        </w:rPr>
        <w:t>Egregio Collega, il Suo assistito</w:t>
      </w:r>
      <w:r w:rsidR="0021087A">
        <w:rPr>
          <w:rFonts w:ascii="Arial" w:eastAsia="Arial" w:hAnsi="Arial" w:cs="Arial"/>
        </w:rPr>
        <w:t xml:space="preserve">, di anni </w:t>
      </w:r>
      <w:ins w:id="0" w:author="user" w:date="2025-02-20T17:22:00Z">
        <w:r w:rsidR="0021087A">
          <w:rPr>
            <w:rFonts w:ascii="Arial" w:eastAsia="Arial" w:hAnsi="Arial" w:cs="Arial"/>
          </w:rPr>
          <w:t>26</w:t>
        </w:r>
      </w:ins>
      <w:r w:rsidRPr="00435FB8">
        <w:rPr>
          <w:rFonts w:ascii="Arial" w:eastAsia="Arial" w:hAnsi="Arial" w:cs="Arial"/>
        </w:rPr>
        <w:t xml:space="preserve"> il giorno </w:t>
      </w:r>
      <w:r>
        <w:rPr>
          <w:rFonts w:ascii="Arial" w:eastAsia="Arial" w:hAnsi="Arial" w:cs="Arial"/>
        </w:rPr>
        <w:t>31</w:t>
      </w:r>
      <w:r w:rsidRPr="00435FB8">
        <w:rPr>
          <w:rFonts w:ascii="Arial" w:eastAsia="Arial" w:hAnsi="Arial" w:cs="Arial"/>
        </w:rPr>
        <w:t>/01/2025 è stato sottoposto a visita medica presso</w:t>
      </w:r>
      <w:r>
        <w:rPr>
          <w:rFonts w:ascii="Arial" w:eastAsia="Arial" w:hAnsi="Arial" w:cs="Arial"/>
        </w:rPr>
        <w:t xml:space="preserve"> l’</w:t>
      </w:r>
      <w:r w:rsidRPr="00435FB8">
        <w:rPr>
          <w:rFonts w:ascii="Arial" w:eastAsia="Arial" w:hAnsi="Arial" w:cs="Arial"/>
        </w:rPr>
        <w:t>Ambulatorio di Medicina del Lavoro, con il seguente quesito diagnostico: “</w:t>
      </w:r>
      <w:r>
        <w:rPr>
          <w:rFonts w:ascii="Arial" w:eastAsia="Arial" w:hAnsi="Arial" w:cs="Arial"/>
        </w:rPr>
        <w:t>Lombalgia</w:t>
      </w:r>
      <w:ins w:id="1" w:author="user" w:date="2025-02-20T17:22:00Z">
        <w:r w:rsidR="0021087A">
          <w:rPr>
            <w:rFonts w:ascii="Arial" w:eastAsia="Arial" w:hAnsi="Arial" w:cs="Arial"/>
          </w:rPr>
          <w:t xml:space="preserve"> in discopatia L4-L5</w:t>
        </w:r>
      </w:ins>
      <w:r w:rsidRPr="00435FB8">
        <w:rPr>
          <w:rFonts w:ascii="Arial" w:eastAsia="Arial" w:hAnsi="Arial" w:cs="Arial"/>
        </w:rPr>
        <w:t>” di</w:t>
      </w:r>
      <w:r>
        <w:rPr>
          <w:rFonts w:ascii="Arial" w:eastAsia="Arial" w:hAnsi="Arial" w:cs="Arial"/>
        </w:rPr>
        <w:t xml:space="preserve"> p</w:t>
      </w:r>
      <w:r w:rsidRPr="00435FB8">
        <w:rPr>
          <w:rFonts w:ascii="Arial" w:eastAsia="Arial" w:hAnsi="Arial" w:cs="Arial"/>
        </w:rPr>
        <w:t>ossibile origine lavorativa.</w:t>
      </w:r>
    </w:p>
    <w:p w14:paraId="05A37B39" w14:textId="77777777" w:rsidR="00435FB8" w:rsidRDefault="00435FB8" w:rsidP="008F7421">
      <w:pPr>
        <w:spacing w:before="20" w:after="20"/>
        <w:jc w:val="both"/>
        <w:rPr>
          <w:rFonts w:ascii="Arial" w:eastAsia="Arial" w:hAnsi="Arial" w:cs="Arial"/>
        </w:rPr>
      </w:pPr>
    </w:p>
    <w:p w14:paraId="023E4582" w14:textId="2FEF2D24" w:rsidR="008F7421" w:rsidRDefault="008F7421" w:rsidP="008F7421">
      <w:pPr>
        <w:spacing w:before="20" w:after="20"/>
        <w:jc w:val="both"/>
        <w:rPr>
          <w:rFonts w:ascii="Arial" w:eastAsia="Arial" w:hAnsi="Arial" w:cs="Arial"/>
          <w:b/>
          <w:bCs/>
        </w:rPr>
      </w:pPr>
      <w:r w:rsidRPr="00435FB8">
        <w:rPr>
          <w:rFonts w:ascii="Arial" w:eastAsia="Arial" w:hAnsi="Arial" w:cs="Arial"/>
          <w:b/>
          <w:bCs/>
        </w:rPr>
        <w:t>ANAMNESI LAVORATIVA</w:t>
      </w:r>
    </w:p>
    <w:p w14:paraId="7E6BE742" w14:textId="762E1964" w:rsidR="00435FB8" w:rsidRPr="00435FB8" w:rsidDel="0021087A" w:rsidRDefault="00435FB8" w:rsidP="008F7421">
      <w:pPr>
        <w:spacing w:before="20" w:after="20"/>
        <w:jc w:val="both"/>
        <w:rPr>
          <w:del w:id="2" w:author="user" w:date="2025-02-20T17:22:00Z"/>
          <w:rFonts w:ascii="Arial" w:eastAsia="Arial" w:hAnsi="Arial" w:cs="Arial"/>
          <w:b/>
          <w:bCs/>
        </w:rPr>
      </w:pPr>
    </w:p>
    <w:p w14:paraId="29FD2B40" w14:textId="003DE210" w:rsidR="008F7421" w:rsidRDefault="008F7421" w:rsidP="008F7421">
      <w:pPr>
        <w:spacing w:before="20" w:after="20"/>
        <w:jc w:val="both"/>
        <w:rPr>
          <w:rFonts w:ascii="Arial" w:eastAsia="Arial" w:hAnsi="Arial" w:cs="Arial"/>
        </w:rPr>
      </w:pPr>
      <w:r>
        <w:rPr>
          <w:rFonts w:ascii="Arial" w:eastAsia="Arial" w:hAnsi="Arial" w:cs="Arial"/>
        </w:rPr>
        <w:t xml:space="preserve">Il paziente </w:t>
      </w:r>
      <w:del w:id="3" w:author="user" w:date="2025-02-20T17:24:00Z">
        <w:r w:rsidR="00435FB8" w:rsidDel="0021087A">
          <w:rPr>
            <w:rFonts w:ascii="Arial" w:eastAsia="Arial" w:hAnsi="Arial" w:cs="Arial"/>
          </w:rPr>
          <w:delText>riferisce di aver</w:delText>
        </w:r>
      </w:del>
      <w:ins w:id="4" w:author="user" w:date="2025-02-20T17:24:00Z">
        <w:r w:rsidR="0021087A">
          <w:rPr>
            <w:rFonts w:ascii="Arial" w:eastAsia="Arial" w:hAnsi="Arial" w:cs="Arial"/>
          </w:rPr>
          <w:t>ha</w:t>
        </w:r>
      </w:ins>
      <w:r w:rsidR="00435FB8">
        <w:rPr>
          <w:rFonts w:ascii="Arial" w:eastAsia="Arial" w:hAnsi="Arial" w:cs="Arial"/>
        </w:rPr>
        <w:t xml:space="preserve"> lavorato</w:t>
      </w:r>
      <w:r>
        <w:rPr>
          <w:rFonts w:ascii="Arial" w:eastAsia="Arial" w:hAnsi="Arial" w:cs="Arial"/>
        </w:rPr>
        <w:t>:</w:t>
      </w:r>
    </w:p>
    <w:p w14:paraId="7070F15E" w14:textId="77777777" w:rsidR="008F7421" w:rsidRDefault="008F7421" w:rsidP="008F7421">
      <w:pPr>
        <w:spacing w:before="20" w:after="20"/>
        <w:jc w:val="both"/>
        <w:rPr>
          <w:rFonts w:ascii="Arial" w:eastAsia="Arial" w:hAnsi="Arial" w:cs="Arial"/>
        </w:rPr>
      </w:pPr>
      <w:r>
        <w:rPr>
          <w:rFonts w:ascii="Arial" w:eastAsia="Arial" w:hAnsi="Arial" w:cs="Arial"/>
        </w:rPr>
        <w:t>- Dal 2016 al 2018, per la durata un anno e mezzo, ha svolto il tirocinio nel porto turistico di Pescara, dove svolgeva attività di carico-scarico e lavori di magazzino;</w:t>
      </w:r>
    </w:p>
    <w:p w14:paraId="37E8A00E" w14:textId="61163862" w:rsidR="008F7421" w:rsidRDefault="008F7421" w:rsidP="008F7421">
      <w:pPr>
        <w:spacing w:before="20" w:after="20"/>
        <w:jc w:val="both"/>
        <w:rPr>
          <w:rFonts w:ascii="Arial" w:eastAsia="Arial" w:hAnsi="Arial" w:cs="Arial"/>
        </w:rPr>
      </w:pPr>
      <w:r>
        <w:rPr>
          <w:rFonts w:ascii="Arial" w:eastAsia="Arial" w:hAnsi="Arial" w:cs="Arial"/>
        </w:rPr>
        <w:t xml:space="preserve">- Dal 09/2018 al 07/2019 </w:t>
      </w:r>
      <w:del w:id="5" w:author="user" w:date="2025-02-20T17:24:00Z">
        <w:r w:rsidDel="0021087A">
          <w:rPr>
            <w:rFonts w:ascii="Arial" w:eastAsia="Arial" w:hAnsi="Arial" w:cs="Arial"/>
          </w:rPr>
          <w:delText xml:space="preserve">ha lavorato </w:delText>
        </w:r>
      </w:del>
      <w:r>
        <w:rPr>
          <w:rFonts w:ascii="Arial" w:eastAsia="Arial" w:hAnsi="Arial" w:cs="Arial"/>
        </w:rPr>
        <w:t xml:space="preserve">come operaio presso l’azienda Giochi Infiniti di Silvi (TE) produttrice di superfici di gomma e giochi per bambini per 40 ore a settimana, come operaio. Le sue mansioni prevedevano il montaggio di giochi di varie dimensioni (es. scivoli, ecc), la movimentazione di sacchi contenenti gomme (del peso di circa 20-30 chili ciascuno, </w:t>
      </w:r>
      <w:ins w:id="6" w:author="user" w:date="2025-02-20T17:23:00Z">
        <w:r w:rsidR="0021087A">
          <w:rPr>
            <w:rFonts w:ascii="Arial" w:eastAsia="Arial" w:hAnsi="Arial" w:cs="Arial"/>
          </w:rPr>
          <w:t xml:space="preserve">movimentati </w:t>
        </w:r>
      </w:ins>
      <w:r>
        <w:rPr>
          <w:rFonts w:ascii="Arial" w:eastAsia="Arial" w:hAnsi="Arial" w:cs="Arial"/>
        </w:rPr>
        <w:t xml:space="preserve">da solo e senza ausili) e fusti (del peso indicativo di circa 200 kg l’uno, </w:t>
      </w:r>
      <w:ins w:id="7" w:author="user" w:date="2025-02-20T17:23:00Z">
        <w:r w:rsidR="0021087A">
          <w:rPr>
            <w:rFonts w:ascii="Arial" w:eastAsia="Arial" w:hAnsi="Arial" w:cs="Arial"/>
          </w:rPr>
          <w:t>che spostava inclinandoli e facendoli rotolare senza ausili</w:t>
        </w:r>
      </w:ins>
      <w:del w:id="8" w:author="user" w:date="2025-02-20T17:23:00Z">
        <w:r w:rsidDel="0021087A">
          <w:rPr>
            <w:rFonts w:ascii="Arial" w:eastAsia="Arial" w:hAnsi="Arial" w:cs="Arial"/>
          </w:rPr>
          <w:delText>per spostarli li inclinava e li faceva rotolare senza l’aiuto di alcun ausilio</w:delText>
        </w:r>
      </w:del>
      <w:r>
        <w:rPr>
          <w:rFonts w:ascii="Arial" w:eastAsia="Arial" w:hAnsi="Arial" w:cs="Arial"/>
        </w:rPr>
        <w:t>). Il lavoro veniva svolto direttamente in loco, la resina contenuta nei fusti veniva fatta colare ed in seguito distribuita con una spatola nell’area preposta;</w:t>
      </w:r>
    </w:p>
    <w:p w14:paraId="72510B21" w14:textId="694B1AC7" w:rsidR="008F7421" w:rsidRDefault="008F7421" w:rsidP="008F7421">
      <w:pPr>
        <w:spacing w:before="20" w:after="20"/>
        <w:jc w:val="both"/>
        <w:rPr>
          <w:rFonts w:ascii="Arial" w:eastAsia="Arial" w:hAnsi="Arial" w:cs="Arial"/>
        </w:rPr>
      </w:pPr>
      <w:r>
        <w:rPr>
          <w:rFonts w:ascii="Arial" w:eastAsia="Arial" w:hAnsi="Arial" w:cs="Arial"/>
        </w:rPr>
        <w:t xml:space="preserve">- Dal 07/2019 al 07/2020 </w:t>
      </w:r>
      <w:del w:id="9" w:author="user" w:date="2025-02-20T17:24:00Z">
        <w:r w:rsidDel="0021087A">
          <w:rPr>
            <w:rFonts w:ascii="Arial" w:eastAsia="Arial" w:hAnsi="Arial" w:cs="Arial"/>
          </w:rPr>
          <w:delText>ha lavorato</w:delText>
        </w:r>
      </w:del>
      <w:r>
        <w:rPr>
          <w:rFonts w:ascii="Arial" w:eastAsia="Arial" w:hAnsi="Arial" w:cs="Arial"/>
        </w:rPr>
        <w:t xml:space="preserve"> come rider presso l’azienda Foodinho di Milano (MI);</w:t>
      </w:r>
    </w:p>
    <w:p w14:paraId="2A24ED39" w14:textId="2C7DE6C3" w:rsidR="008F7421" w:rsidRDefault="008F7421" w:rsidP="008F7421">
      <w:pPr>
        <w:spacing w:before="20" w:after="20"/>
        <w:jc w:val="both"/>
        <w:rPr>
          <w:rFonts w:ascii="Arial" w:eastAsia="Arial" w:hAnsi="Arial" w:cs="Arial"/>
        </w:rPr>
      </w:pPr>
      <w:r>
        <w:rPr>
          <w:rFonts w:ascii="Arial" w:eastAsia="Arial" w:hAnsi="Arial" w:cs="Arial"/>
        </w:rPr>
        <w:t xml:space="preserve">- Dal 11/2020 al 12/2021 </w:t>
      </w:r>
      <w:del w:id="10" w:author="user" w:date="2025-02-20T17:24:00Z">
        <w:r w:rsidDel="0021087A">
          <w:rPr>
            <w:rFonts w:ascii="Arial" w:eastAsia="Arial" w:hAnsi="Arial" w:cs="Arial"/>
          </w:rPr>
          <w:delText xml:space="preserve">ha lavorato </w:delText>
        </w:r>
      </w:del>
      <w:r>
        <w:rPr>
          <w:rFonts w:ascii="Arial" w:eastAsia="Arial" w:hAnsi="Arial" w:cs="Arial"/>
        </w:rPr>
        <w:t>come gommista presso l’azienda Emanuele Ricci di San Giovanni Teatino (CH) per 40 ore a settimana. Il lavoro consisteva nel trasportare treni di gomme per auto dal magazzino all’officina per mezzo di transpallet, in seguito smontarle e rimontarle nelle auto e svolgere la calibrazione a braccia senza ausili;</w:t>
      </w:r>
    </w:p>
    <w:p w14:paraId="65AD5D7A" w14:textId="7840BBD2" w:rsidR="008F7421" w:rsidRDefault="008F7421" w:rsidP="008F7421">
      <w:pPr>
        <w:spacing w:before="20" w:after="20"/>
        <w:jc w:val="both"/>
        <w:rPr>
          <w:rFonts w:ascii="Arial" w:eastAsia="Arial" w:hAnsi="Arial" w:cs="Arial"/>
        </w:rPr>
      </w:pPr>
      <w:r>
        <w:rPr>
          <w:rFonts w:ascii="Arial" w:eastAsia="Arial" w:hAnsi="Arial" w:cs="Arial"/>
        </w:rPr>
        <w:t xml:space="preserve">- Dal 01/2022 al 11/2024 </w:t>
      </w:r>
      <w:del w:id="11" w:author="user" w:date="2025-02-20T17:24:00Z">
        <w:r w:rsidDel="0021087A">
          <w:rPr>
            <w:rFonts w:ascii="Arial" w:eastAsia="Arial" w:hAnsi="Arial" w:cs="Arial"/>
          </w:rPr>
          <w:delText xml:space="preserve">ha lavorato </w:delText>
        </w:r>
      </w:del>
      <w:r>
        <w:rPr>
          <w:rFonts w:ascii="Arial" w:eastAsia="Arial" w:hAnsi="Arial" w:cs="Arial"/>
        </w:rPr>
        <w:t>come operaio per 40 ore a settimana presso l’azienda SEST Spa produttrice di batterie e scambiatori di calore alettati per i settori della refrigerazione commerciale e del condizionamento dell'aria con sede legale a Limana (BL)</w:t>
      </w:r>
      <w:del w:id="12" w:author="user" w:date="2025-02-20T17:25:00Z">
        <w:r w:rsidDel="0021087A">
          <w:rPr>
            <w:rFonts w:ascii="Arial" w:eastAsia="Arial" w:hAnsi="Arial" w:cs="Arial"/>
          </w:rPr>
          <w:delText>.</w:delText>
        </w:r>
      </w:del>
      <w:ins w:id="13" w:author="user" w:date="2025-02-20T17:25:00Z">
        <w:r w:rsidR="0021087A">
          <w:rPr>
            <w:rFonts w:ascii="Arial" w:eastAsia="Arial" w:hAnsi="Arial" w:cs="Arial"/>
          </w:rPr>
          <w:t>;</w:t>
        </w:r>
      </w:ins>
      <w:del w:id="14" w:author="user" w:date="2025-02-20T17:25:00Z">
        <w:r w:rsidDel="0021087A">
          <w:rPr>
            <w:rFonts w:ascii="Arial" w:eastAsia="Arial" w:hAnsi="Arial" w:cs="Arial"/>
          </w:rPr>
          <w:delText xml:space="preserve"> Negli anni ha lavorato in varie sedi della stessa azienda,</w:delText>
        </w:r>
      </w:del>
      <w:r>
        <w:rPr>
          <w:rFonts w:ascii="Arial" w:eastAsia="Arial" w:hAnsi="Arial" w:cs="Arial"/>
        </w:rPr>
        <w:t xml:space="preserve"> in particolare: </w:t>
      </w:r>
    </w:p>
    <w:p w14:paraId="46E7ECE2" w14:textId="5016B7C5" w:rsidR="008F7421" w:rsidRDefault="008F7421" w:rsidP="008F7421">
      <w:pPr>
        <w:spacing w:before="20" w:after="20"/>
        <w:jc w:val="both"/>
        <w:rPr>
          <w:rFonts w:ascii="Arial" w:eastAsia="Arial" w:hAnsi="Arial" w:cs="Arial"/>
        </w:rPr>
      </w:pPr>
      <w:r>
        <w:rPr>
          <w:rFonts w:ascii="Arial" w:eastAsia="Arial" w:hAnsi="Arial" w:cs="Arial"/>
        </w:rPr>
        <w:t xml:space="preserve">- nei primi sei mesi nella sede di Limana (BL) nel settore di collaudo: la mansione prevedeva di sollevare dei pezzi metallici di circa 3 metri (peso circa 60 chili l’uno, da solo o in coppia) ed inserirli uno alla volta </w:t>
      </w:r>
      <w:r w:rsidR="00435FB8">
        <w:rPr>
          <w:rFonts w:ascii="Arial" w:eastAsia="Arial" w:hAnsi="Arial" w:cs="Arial"/>
        </w:rPr>
        <w:t>all’interno di</w:t>
      </w:r>
      <w:r>
        <w:rPr>
          <w:rFonts w:ascii="Arial" w:eastAsia="Arial" w:hAnsi="Arial" w:cs="Arial"/>
        </w:rPr>
        <w:t xml:space="preserve"> una vasca contenente prodotti chimici </w:t>
      </w:r>
      <w:del w:id="15" w:author="user" w:date="2025-02-20T17:26:00Z">
        <w:r w:rsidDel="0021087A">
          <w:rPr>
            <w:rFonts w:ascii="Arial" w:eastAsia="Arial" w:hAnsi="Arial" w:cs="Arial"/>
          </w:rPr>
          <w:delText>funzionali alla pulizia dei suddetti pezzi</w:delText>
        </w:r>
      </w:del>
      <w:ins w:id="16" w:author="user" w:date="2025-02-20T17:26:00Z">
        <w:r w:rsidR="0021087A">
          <w:rPr>
            <w:rFonts w:ascii="Arial" w:eastAsia="Arial" w:hAnsi="Arial" w:cs="Arial"/>
          </w:rPr>
          <w:t>per lavaggio/pulizia</w:t>
        </w:r>
      </w:ins>
      <w:r>
        <w:rPr>
          <w:rFonts w:ascii="Arial" w:eastAsia="Arial" w:hAnsi="Arial" w:cs="Arial"/>
        </w:rPr>
        <w:t>; successivamente si procedeva ad estrarli e a portarli in una pedana per la verniciatura ed in seguito trasportarli nel reparto di imballaggio per poi venire esaminati al controllo qualità. Inoltre, poteva svolgere altre mansioni per necessità di personale, come la saldatura, il collaudo del prodotto, la verniciatura e l’imballaggio dello stesso;</w:t>
      </w:r>
    </w:p>
    <w:p w14:paraId="4A777297" w14:textId="12A2EB31" w:rsidR="008F7421" w:rsidRDefault="008F7421" w:rsidP="008F7421">
      <w:pPr>
        <w:spacing w:before="20" w:after="20"/>
        <w:jc w:val="both"/>
        <w:rPr>
          <w:rFonts w:ascii="Arial" w:eastAsia="Arial" w:hAnsi="Arial" w:cs="Arial"/>
        </w:rPr>
      </w:pPr>
      <w:r>
        <w:rPr>
          <w:rFonts w:ascii="Arial" w:eastAsia="Arial" w:hAnsi="Arial" w:cs="Arial"/>
        </w:rPr>
        <w:t xml:space="preserve">- nei sei mesi successivi ha lavorato nella sede di Alonte (VI). In questa sede i pezzi metallici di dimensioni maggiori rispetto al precedente lavoro (circa 30 metri) venivano spostati </w:t>
      </w:r>
      <w:ins w:id="17" w:author="user" w:date="2025-02-20T17:26:00Z">
        <w:r w:rsidR="0021087A">
          <w:rPr>
            <w:rFonts w:ascii="Arial" w:eastAsia="Arial" w:hAnsi="Arial" w:cs="Arial"/>
          </w:rPr>
          <w:t>con paranco</w:t>
        </w:r>
      </w:ins>
      <w:del w:id="18" w:author="user" w:date="2025-02-20T17:26:00Z">
        <w:r w:rsidDel="0021087A">
          <w:rPr>
            <w:rFonts w:ascii="Arial" w:eastAsia="Arial" w:hAnsi="Arial" w:cs="Arial"/>
          </w:rPr>
          <w:delText>grazie all’ausilio di ganci</w:delText>
        </w:r>
      </w:del>
      <w:r>
        <w:rPr>
          <w:rFonts w:ascii="Arial" w:eastAsia="Arial" w:hAnsi="Arial" w:cs="Arial"/>
        </w:rPr>
        <w:t>;</w:t>
      </w:r>
      <w:del w:id="19" w:author="user" w:date="2025-02-20T17:27:00Z">
        <w:r w:rsidDel="0021087A">
          <w:rPr>
            <w:rFonts w:ascii="Arial" w:eastAsia="Arial" w:hAnsi="Arial" w:cs="Arial"/>
          </w:rPr>
          <w:delText xml:space="preserve"> oltre a svolgere le medesime mansioni</w:delText>
        </w:r>
      </w:del>
      <w:r>
        <w:rPr>
          <w:rFonts w:ascii="Arial" w:eastAsia="Arial" w:hAnsi="Arial" w:cs="Arial"/>
        </w:rPr>
        <w:t>, si occupava anche dell’inserimento di forcelle in rame per tutta la lunghezza del pezzo prodotto;</w:t>
      </w:r>
    </w:p>
    <w:p w14:paraId="6373F88C" w14:textId="77777777" w:rsidR="008F7421" w:rsidRDefault="008F7421" w:rsidP="008F7421">
      <w:pPr>
        <w:spacing w:before="20" w:after="20"/>
        <w:jc w:val="both"/>
        <w:rPr>
          <w:rFonts w:ascii="Arial" w:eastAsia="Arial" w:hAnsi="Arial" w:cs="Arial"/>
        </w:rPr>
      </w:pPr>
      <w:r>
        <w:rPr>
          <w:rFonts w:ascii="Arial" w:eastAsia="Arial" w:hAnsi="Arial" w:cs="Arial"/>
        </w:rPr>
        <w:lastRenderedPageBreak/>
        <w:t>- infine nella sede di Borgo Valbelluna, riferisce di aver svolto il medesimo lavoro della sede di Limana, ad eccezione della verniciatura. In particolare, riporta che dopo aver effettuato la saldatura di pezzi di grandi dimensioni (circa 80 kg ciascuno), li trasportava in coppia verso il reparto successivo, senza ausili.</w:t>
      </w:r>
    </w:p>
    <w:p w14:paraId="73131010" w14:textId="77777777" w:rsidR="008F7421" w:rsidRDefault="008F7421" w:rsidP="008F7421">
      <w:pPr>
        <w:spacing w:before="20" w:after="20"/>
        <w:jc w:val="both"/>
        <w:rPr>
          <w:rFonts w:ascii="Arial" w:eastAsia="Arial" w:hAnsi="Arial" w:cs="Arial"/>
        </w:rPr>
      </w:pPr>
    </w:p>
    <w:p w14:paraId="3D5C23A8" w14:textId="37B0C527" w:rsidR="008F7421" w:rsidRDefault="008F7421" w:rsidP="008F7421">
      <w:pPr>
        <w:spacing w:before="20" w:after="20"/>
        <w:jc w:val="both"/>
        <w:rPr>
          <w:rFonts w:ascii="Arial" w:eastAsia="Arial" w:hAnsi="Arial" w:cs="Arial"/>
        </w:rPr>
      </w:pPr>
      <w:r>
        <w:rPr>
          <w:rFonts w:ascii="Arial" w:eastAsia="Arial" w:hAnsi="Arial" w:cs="Arial"/>
        </w:rPr>
        <w:t>Ha sempre svolto visite di sorveglianza sanitaria</w:t>
      </w:r>
      <w:ins w:id="20" w:author="user" w:date="2025-02-20T17:27:00Z">
        <w:r w:rsidR="0021087A">
          <w:rPr>
            <w:rFonts w:ascii="Arial" w:eastAsia="Arial" w:hAnsi="Arial" w:cs="Arial"/>
          </w:rPr>
          <w:t>, porta in visione giudizio del 24/9/24 per esposizione a fattori di rischio</w:t>
        </w:r>
      </w:ins>
      <w:ins w:id="21" w:author="user" w:date="2025-02-20T17:29:00Z">
        <w:r w:rsidR="0021087A">
          <w:rPr>
            <w:rFonts w:ascii="Arial" w:eastAsia="Arial" w:hAnsi="Arial" w:cs="Arial"/>
          </w:rPr>
          <w:t xml:space="preserve"> quali</w:t>
        </w:r>
      </w:ins>
      <w:ins w:id="22" w:author="user" w:date="2025-02-20T17:27:00Z">
        <w:r w:rsidR="0021087A">
          <w:rPr>
            <w:rFonts w:ascii="Arial" w:eastAsia="Arial" w:hAnsi="Arial" w:cs="Arial"/>
          </w:rPr>
          <w:t xml:space="preserve"> MMC (IS</w:t>
        </w:r>
      </w:ins>
      <w:ins w:id="23" w:author="user" w:date="2025-02-20T17:28:00Z">
        <w:r w:rsidR="0021087A">
          <w:rPr>
            <w:rFonts w:ascii="Arial" w:eastAsia="Arial" w:hAnsi="Arial" w:cs="Arial"/>
          </w:rPr>
          <w:t xml:space="preserve"> tra 1 e 3), sovraccarico biomeccanico arti superiori di grado medio-elevat</w:t>
        </w:r>
      </w:ins>
      <w:ins w:id="24" w:author="user" w:date="2025-02-20T17:29:00Z">
        <w:r w:rsidR="0021087A">
          <w:rPr>
            <w:rFonts w:ascii="Arial" w:eastAsia="Arial" w:hAnsi="Arial" w:cs="Arial"/>
          </w:rPr>
          <w:t>o</w:t>
        </w:r>
      </w:ins>
      <w:ins w:id="25" w:author="user" w:date="2025-02-20T17:28:00Z">
        <w:r w:rsidR="0021087A">
          <w:rPr>
            <w:rFonts w:ascii="Arial" w:eastAsia="Arial" w:hAnsi="Arial" w:cs="Arial"/>
          </w:rPr>
          <w:t>, vibrazioni mano braccio &lt; 2.</w:t>
        </w:r>
      </w:ins>
      <w:ins w:id="26" w:author="user" w:date="2025-02-20T17:29:00Z">
        <w:r w:rsidR="0021087A">
          <w:rPr>
            <w:rFonts w:ascii="Arial" w:eastAsia="Arial" w:hAnsi="Arial" w:cs="Arial"/>
          </w:rPr>
          <w:t>5 m/sec2, oltre a rumore, campi elettromagnetici, ROA</w:t>
        </w:r>
        <w:r w:rsidR="00214702">
          <w:rPr>
            <w:rFonts w:ascii="Arial" w:eastAsia="Arial" w:hAnsi="Arial" w:cs="Arial"/>
          </w:rPr>
          <w:t>, agenti chimi</w:t>
        </w:r>
      </w:ins>
      <w:ins w:id="27" w:author="user" w:date="2025-02-20T17:30:00Z">
        <w:r w:rsidR="00214702">
          <w:rPr>
            <w:rFonts w:ascii="Arial" w:eastAsia="Arial" w:hAnsi="Arial" w:cs="Arial"/>
          </w:rPr>
          <w:t>ci, stress LC, polveri, in cui è stato giudicato non idoneo permanentemente.</w:t>
        </w:r>
      </w:ins>
      <w:del w:id="28" w:author="user" w:date="2025-02-20T17:27:00Z">
        <w:r w:rsidDel="0021087A">
          <w:rPr>
            <w:rFonts w:ascii="Arial" w:eastAsia="Arial" w:hAnsi="Arial" w:cs="Arial"/>
          </w:rPr>
          <w:delText xml:space="preserve">. </w:delText>
        </w:r>
      </w:del>
    </w:p>
    <w:p w14:paraId="12D0C8F6" w14:textId="77777777" w:rsidR="008F7421" w:rsidRDefault="008F7421" w:rsidP="008F7421">
      <w:pPr>
        <w:spacing w:before="20" w:after="20"/>
        <w:jc w:val="both"/>
        <w:rPr>
          <w:rFonts w:ascii="Arial" w:eastAsia="Arial" w:hAnsi="Arial" w:cs="Arial"/>
        </w:rPr>
      </w:pPr>
      <w:r>
        <w:rPr>
          <w:rFonts w:ascii="Arial" w:eastAsia="Arial" w:hAnsi="Arial" w:cs="Arial"/>
        </w:rPr>
        <w:t>Licenziato per superamento dei giorni di malattia, dopo un’assenza dal lavoro di circa sette mesi non continuativi. Ultimo giorno di lavoro: 08/11/2024. Attualmente in disoccupazione.</w:t>
      </w:r>
    </w:p>
    <w:p w14:paraId="6EBA528A" w14:textId="77777777" w:rsidR="008F7421" w:rsidRDefault="008F7421" w:rsidP="008F7421">
      <w:pPr>
        <w:spacing w:before="20" w:after="20"/>
        <w:jc w:val="both"/>
        <w:rPr>
          <w:rFonts w:ascii="Arial" w:eastAsia="Arial" w:hAnsi="Arial" w:cs="Arial"/>
        </w:rPr>
      </w:pPr>
    </w:p>
    <w:p w14:paraId="7CFD7BC7" w14:textId="138829FC" w:rsidR="008F7421" w:rsidRDefault="008F7421" w:rsidP="008F7421">
      <w:pPr>
        <w:spacing w:before="20" w:after="20"/>
        <w:jc w:val="both"/>
        <w:rPr>
          <w:rFonts w:ascii="Arial" w:eastAsia="Arial" w:hAnsi="Arial" w:cs="Arial"/>
        </w:rPr>
      </w:pPr>
      <w:del w:id="29" w:author="user" w:date="2025-02-20T17:30:00Z">
        <w:r w:rsidDel="00214702">
          <w:rPr>
            <w:rFonts w:ascii="Arial" w:eastAsia="Arial" w:hAnsi="Arial" w:cs="Arial"/>
          </w:rPr>
          <w:delText>Ultimo giudizio di idoneità espresso in data 24/09/2024: non idoneo permanentemente.</w:delText>
        </w:r>
        <w:r w:rsidDel="00214702">
          <w:rPr>
            <w:rFonts w:ascii="Arial" w:eastAsia="Arial" w:hAnsi="Arial" w:cs="Arial"/>
          </w:rPr>
          <w:br/>
        </w:r>
      </w:del>
    </w:p>
    <w:p w14:paraId="2382870B" w14:textId="77777777" w:rsidR="008F7421" w:rsidRPr="008F7421" w:rsidRDefault="008F7421" w:rsidP="008F7421">
      <w:pPr>
        <w:spacing w:before="20" w:after="20"/>
        <w:jc w:val="both"/>
        <w:rPr>
          <w:rFonts w:ascii="Arial" w:eastAsia="Arial" w:hAnsi="Arial" w:cs="Arial"/>
          <w:b/>
          <w:bCs/>
        </w:rPr>
      </w:pPr>
      <w:r w:rsidRPr="008F7421">
        <w:rPr>
          <w:rFonts w:ascii="Arial" w:eastAsia="Arial" w:hAnsi="Arial" w:cs="Arial"/>
          <w:b/>
          <w:bCs/>
        </w:rPr>
        <w:t>ANAMNESI FAMILIARE</w:t>
      </w:r>
    </w:p>
    <w:p w14:paraId="61836D50" w14:textId="35AB6ECA" w:rsidR="008F7421" w:rsidRDefault="008F7421" w:rsidP="008F7421">
      <w:pPr>
        <w:spacing w:before="20" w:after="20"/>
        <w:jc w:val="both"/>
        <w:rPr>
          <w:rFonts w:ascii="Arial" w:eastAsia="Arial" w:hAnsi="Arial" w:cs="Arial"/>
        </w:rPr>
      </w:pPr>
      <w:r>
        <w:rPr>
          <w:rFonts w:ascii="Arial" w:eastAsia="Arial" w:hAnsi="Arial" w:cs="Arial"/>
        </w:rPr>
        <w:t>Madre e padre riferiti in buona salute. Sei fratelli e una sorella riferiti in buona salute, ad eccezione di una sorella deceduta a 32 anni per k mammella.</w:t>
      </w:r>
      <w:ins w:id="30" w:author="user" w:date="2025-02-20T17:30:00Z">
        <w:r w:rsidR="00214702">
          <w:rPr>
            <w:rFonts w:ascii="Arial" w:eastAsia="Arial" w:hAnsi="Arial" w:cs="Arial"/>
          </w:rPr>
          <w:t xml:space="preserve"> Non riporta problematiche muscoloscheletriche e immunoreumatologiche n</w:t>
        </w:r>
      </w:ins>
      <w:ins w:id="31" w:author="user" w:date="2025-02-20T17:31:00Z">
        <w:r w:rsidR="00214702">
          <w:rPr>
            <w:rFonts w:ascii="Arial" w:eastAsia="Arial" w:hAnsi="Arial" w:cs="Arial"/>
          </w:rPr>
          <w:t>el gentilizio.</w:t>
        </w:r>
      </w:ins>
    </w:p>
    <w:p w14:paraId="0A05785F" w14:textId="77777777" w:rsidR="008F7421" w:rsidRDefault="008F7421" w:rsidP="008F7421">
      <w:pPr>
        <w:spacing w:before="20" w:after="20"/>
        <w:jc w:val="both"/>
        <w:rPr>
          <w:rFonts w:ascii="Arial" w:eastAsia="Arial" w:hAnsi="Arial" w:cs="Arial"/>
        </w:rPr>
      </w:pPr>
    </w:p>
    <w:p w14:paraId="0EE793FB" w14:textId="77777777" w:rsidR="008F7421" w:rsidRPr="008F7421" w:rsidRDefault="008F7421" w:rsidP="008F7421">
      <w:pPr>
        <w:spacing w:before="20" w:after="20"/>
        <w:jc w:val="both"/>
        <w:rPr>
          <w:rFonts w:ascii="Arial" w:eastAsia="Arial" w:hAnsi="Arial" w:cs="Arial"/>
          <w:b/>
          <w:bCs/>
        </w:rPr>
      </w:pPr>
      <w:r w:rsidRPr="008F7421">
        <w:rPr>
          <w:rFonts w:ascii="Arial" w:eastAsia="Arial" w:hAnsi="Arial" w:cs="Arial"/>
          <w:b/>
          <w:bCs/>
        </w:rPr>
        <w:t>ANAMNESI FISIOLOGICA</w:t>
      </w:r>
    </w:p>
    <w:p w14:paraId="6524B1E3" w14:textId="77777777" w:rsidR="008F7421" w:rsidRDefault="008F7421" w:rsidP="008F7421">
      <w:pPr>
        <w:spacing w:before="20" w:after="20"/>
        <w:jc w:val="both"/>
        <w:rPr>
          <w:rFonts w:ascii="Arial" w:eastAsia="Arial" w:hAnsi="Arial" w:cs="Arial"/>
        </w:rPr>
      </w:pPr>
      <w:r>
        <w:rPr>
          <w:rFonts w:ascii="Arial" w:eastAsia="Arial" w:hAnsi="Arial" w:cs="Arial"/>
        </w:rPr>
        <w:t xml:space="preserve">Nato a termine da parto eutocico, regolare sviluppo psicofisico. Atti fisiologici riferiti nella norma (dieta, alvo e diuresi). Ritmo sonno-veglia conservato (non dorme a causa del dolore lombare). </w:t>
      </w:r>
      <w:r>
        <w:rPr>
          <w:rFonts w:ascii="Arial" w:eastAsia="Arial" w:hAnsi="Arial" w:cs="Arial"/>
        </w:rPr>
        <w:br/>
        <w:t>Riferisce di aver giocato a calcio da bambino.</w:t>
      </w:r>
      <w:r>
        <w:rPr>
          <w:rFonts w:ascii="Arial" w:eastAsia="Arial" w:hAnsi="Arial" w:cs="Arial"/>
        </w:rPr>
        <w:br/>
        <w:t>Non fumatore. Nega assunzione di alcolici. Assume 1 caffè/die. Nega allergie.</w:t>
      </w:r>
      <w:r>
        <w:rPr>
          <w:rFonts w:ascii="Arial" w:eastAsia="Arial" w:hAnsi="Arial" w:cs="Arial"/>
        </w:rPr>
        <w:br/>
        <w:t>Assume solamente farmaci al bisogno per il controllo del dolore: Dicloreum, Contramal, Sirdalud, Muscoril (iniettivo) con scarso beneficio.</w:t>
      </w:r>
    </w:p>
    <w:p w14:paraId="4BC94A06" w14:textId="77777777" w:rsidR="008F7421" w:rsidRPr="008F7421" w:rsidRDefault="008F7421" w:rsidP="008F7421">
      <w:pPr>
        <w:spacing w:before="20" w:after="20"/>
        <w:jc w:val="both"/>
        <w:rPr>
          <w:rFonts w:ascii="Arial" w:eastAsia="Arial" w:hAnsi="Arial" w:cs="Arial"/>
          <w:b/>
          <w:bCs/>
        </w:rPr>
      </w:pPr>
      <w:r>
        <w:rPr>
          <w:rFonts w:ascii="Arial" w:eastAsia="Arial" w:hAnsi="Arial" w:cs="Arial"/>
        </w:rPr>
        <w:br/>
      </w:r>
      <w:r w:rsidRPr="008F7421">
        <w:rPr>
          <w:rFonts w:ascii="Arial" w:eastAsia="Arial" w:hAnsi="Arial" w:cs="Arial"/>
          <w:b/>
          <w:bCs/>
        </w:rPr>
        <w:t>ANAMNESI PATOLOGICA REMOTA</w:t>
      </w:r>
    </w:p>
    <w:p w14:paraId="0429ABFD" w14:textId="77777777" w:rsidR="008F7421" w:rsidRDefault="008F7421" w:rsidP="008F7421">
      <w:pPr>
        <w:spacing w:before="20" w:after="20"/>
        <w:jc w:val="both"/>
        <w:rPr>
          <w:rFonts w:ascii="Arial" w:eastAsia="Arial" w:hAnsi="Arial" w:cs="Arial"/>
        </w:rPr>
      </w:pPr>
      <w:r>
        <w:rPr>
          <w:rFonts w:ascii="Arial" w:eastAsia="Arial" w:hAnsi="Arial" w:cs="Arial"/>
        </w:rPr>
        <w:t>Riferisce safenectomia nel 2020. Nega ulteriori interventi chirurgici, ricoveri ospedalieri, traumi o incidenti e diagnosi di patologie di rilievo. Nega inoltre, infortuni sul lavoro o in itinere.</w:t>
      </w:r>
    </w:p>
    <w:p w14:paraId="4DB7BA4A" w14:textId="77777777" w:rsidR="008F7421" w:rsidRDefault="008F7421" w:rsidP="008F7421">
      <w:pPr>
        <w:spacing w:before="20" w:after="20"/>
        <w:jc w:val="both"/>
        <w:rPr>
          <w:rFonts w:ascii="Arial" w:eastAsia="Arial" w:hAnsi="Arial" w:cs="Arial"/>
        </w:rPr>
      </w:pPr>
      <w:r>
        <w:rPr>
          <w:rFonts w:ascii="Arial" w:eastAsia="Arial" w:hAnsi="Arial" w:cs="Arial"/>
        </w:rPr>
        <w:t>In corso iter per riconoscimento Invalidità Civile.</w:t>
      </w:r>
    </w:p>
    <w:p w14:paraId="1C727743" w14:textId="77777777" w:rsidR="008F7421" w:rsidRPr="00435FB8" w:rsidRDefault="008F7421" w:rsidP="008F7421">
      <w:pPr>
        <w:spacing w:before="20" w:after="20"/>
        <w:jc w:val="both"/>
        <w:rPr>
          <w:rFonts w:ascii="Arial" w:eastAsia="Arial" w:hAnsi="Arial" w:cs="Arial"/>
          <w:b/>
          <w:bCs/>
        </w:rPr>
      </w:pPr>
      <w:r>
        <w:rPr>
          <w:rFonts w:ascii="Arial" w:eastAsia="Arial" w:hAnsi="Arial" w:cs="Arial"/>
        </w:rPr>
        <w:br/>
      </w:r>
      <w:r w:rsidRPr="00435FB8">
        <w:rPr>
          <w:rFonts w:ascii="Arial" w:eastAsia="Arial" w:hAnsi="Arial" w:cs="Arial"/>
          <w:b/>
          <w:bCs/>
        </w:rPr>
        <w:t>ANAMNESI PATOLOGICA PROSSIMA</w:t>
      </w:r>
    </w:p>
    <w:p w14:paraId="6E55F8AA" w14:textId="77777777" w:rsidR="008F7421" w:rsidRDefault="008F7421" w:rsidP="008F7421">
      <w:pPr>
        <w:spacing w:before="20" w:after="20"/>
        <w:jc w:val="both"/>
        <w:rPr>
          <w:rFonts w:ascii="Arial" w:eastAsia="Arial" w:hAnsi="Arial" w:cs="Arial"/>
        </w:rPr>
      </w:pPr>
      <w:r>
        <w:rPr>
          <w:rFonts w:ascii="Arial" w:eastAsia="Arial" w:hAnsi="Arial" w:cs="Arial"/>
        </w:rPr>
        <w:t xml:space="preserve">Il paziente riferisce la comparsa di dolore al rachide lombare a partire dal 2023, per cui ha eseguito un primo ciclo iniettivo di cortisonici. In seguito per la persistenza e l’aggravamento della condizione clinica, si è sottoposto a numerose visite neurochirurgiche e assume FANS e cortisonici per il controllo del dolore. Attualmente il paziente non riesce a camminare e non è in grado di dormire in nessuna posizione, nemmeno con l’utilizzo di farmaci. </w:t>
      </w:r>
    </w:p>
    <w:p w14:paraId="73317BDA" w14:textId="77777777" w:rsidR="008F7421" w:rsidRDefault="008F7421" w:rsidP="008F7421">
      <w:pPr>
        <w:spacing w:before="20" w:after="20"/>
        <w:jc w:val="both"/>
        <w:rPr>
          <w:rFonts w:ascii="Arial" w:eastAsia="Arial" w:hAnsi="Arial" w:cs="Arial"/>
        </w:rPr>
      </w:pPr>
      <w:r>
        <w:rPr>
          <w:rFonts w:ascii="Arial" w:eastAsia="Arial" w:hAnsi="Arial" w:cs="Arial"/>
        </w:rPr>
        <w:t>Negli anni ha eseguito i seguenti accertamenti:</w:t>
      </w:r>
    </w:p>
    <w:p w14:paraId="4C696231" w14:textId="77777777" w:rsidR="008F7421" w:rsidRDefault="008F7421" w:rsidP="008F7421">
      <w:pPr>
        <w:numPr>
          <w:ilvl w:val="0"/>
          <w:numId w:val="2"/>
        </w:numPr>
        <w:suppressAutoHyphens w:val="0"/>
        <w:spacing w:before="20" w:after="20"/>
        <w:jc w:val="both"/>
        <w:textAlignment w:val="auto"/>
        <w:rPr>
          <w:rFonts w:ascii="Arial" w:eastAsia="Arial" w:hAnsi="Arial" w:cs="Arial"/>
        </w:rPr>
      </w:pPr>
      <w:r>
        <w:rPr>
          <w:rFonts w:ascii="Arial" w:eastAsia="Arial" w:hAnsi="Arial" w:cs="Arial"/>
        </w:rPr>
        <w:t>in data 15/11/2023 è stato sottoposto a RM rachide lombosacrale in cui si referta “(...) Tratto lombosacrale con rettilineizzazione della fisiologica lordosi. (...) I corpi vertebrali sono allineati sul piano sagittale. (...) Al passaggio L4-L5 si reperta modesta protrusione del disco con impronta sul sacco durale e parziale coinvolgimento dei forami di coniugazione. (...)”</w:t>
      </w:r>
    </w:p>
    <w:p w14:paraId="01E8BF5B" w14:textId="77777777" w:rsidR="008F7421" w:rsidRPr="00FB4990" w:rsidRDefault="008F7421" w:rsidP="008F7421">
      <w:pPr>
        <w:numPr>
          <w:ilvl w:val="0"/>
          <w:numId w:val="3"/>
        </w:numPr>
        <w:suppressAutoHyphens w:val="0"/>
        <w:spacing w:before="20" w:after="20"/>
        <w:jc w:val="both"/>
        <w:textAlignment w:val="auto"/>
        <w:rPr>
          <w:rFonts w:ascii="Arial" w:eastAsia="Arial" w:hAnsi="Arial" w:cs="Arial"/>
        </w:rPr>
      </w:pPr>
      <w:r>
        <w:rPr>
          <w:rFonts w:ascii="Arial" w:eastAsia="Arial" w:hAnsi="Arial" w:cs="Arial"/>
        </w:rPr>
        <w:lastRenderedPageBreak/>
        <w:t>in data 30/11/2023 ha eseguito visita neurochirurgica in cui si referta “La valutazione alla visita odierna mostra una affaticabilità dei movimenti per gli arti inferiori, anche se non sono evidenti danni motori per radicolopatia la manovra di tensione dell'arto inferiore di sinistra è comunque dolente, ma lo è anche quella a destra. Il passaggio lombosacrale è rigido e contratto, i cambiamenti di postura evocano dolore.” È riportato, a questo punto, che il paziente riferisce un dolore irradiato ad entrambe le gambe che si presenta da seduto e inginocchiato. Il referto continua con: “(...) Lamenta per questo motivo anche una esauribilità della marcia per dolore e svolge un lavoro che può essere anche fisicamente impegnativo e quindi accentua il disagio, si consiglia 10 giorni lavorativi di riposo. Dato il tipo di problema si raccomanda che nell'attività lavorativa la persona possa essere posta in condizione di non dover fare importanti sforzi fisici, non dovrebbe portare pesi al di sopra di qualche chilo perché la situazione degenerativa avrà tendenza a peggiorare. “ In</w:t>
      </w:r>
      <w:r w:rsidRPr="00FB4990">
        <w:rPr>
          <w:rFonts w:ascii="Arial" w:eastAsia="Arial" w:hAnsi="Arial" w:cs="Arial"/>
        </w:rPr>
        <w:t xml:space="preserve">fine viene prescritta una terapia personalizzata con Sequex e una valutazione </w:t>
      </w:r>
      <w:r>
        <w:rPr>
          <w:rFonts w:ascii="Arial" w:eastAsia="Arial" w:hAnsi="Arial" w:cs="Arial"/>
        </w:rPr>
        <w:t>in vista di</w:t>
      </w:r>
      <w:r w:rsidRPr="00FB4990">
        <w:rPr>
          <w:rFonts w:ascii="Arial" w:eastAsia="Arial" w:hAnsi="Arial" w:cs="Arial"/>
        </w:rPr>
        <w:t xml:space="preserve"> un’eventuale peridurolisi.</w:t>
      </w:r>
    </w:p>
    <w:p w14:paraId="5901B975" w14:textId="77777777" w:rsidR="008F7421" w:rsidRDefault="008F7421" w:rsidP="008F7421">
      <w:pPr>
        <w:numPr>
          <w:ilvl w:val="0"/>
          <w:numId w:val="3"/>
        </w:numPr>
        <w:suppressAutoHyphens w:val="0"/>
        <w:spacing w:before="20" w:after="20"/>
        <w:jc w:val="both"/>
        <w:textAlignment w:val="auto"/>
        <w:rPr>
          <w:rFonts w:ascii="Arial" w:eastAsia="Arial" w:hAnsi="Arial" w:cs="Arial"/>
        </w:rPr>
      </w:pPr>
      <w:r>
        <w:rPr>
          <w:rFonts w:ascii="Arial" w:eastAsia="Arial" w:hAnsi="Arial" w:cs="Arial"/>
        </w:rPr>
        <w:t>in data 22/01/2025 è stato sottoposto a RM rachide lombosacrale in cui si referta “(...) riduzione di ampiezza della fisiologica lordosi. (...) A livello di L4-L5 si osserva la presenza di un'ernia discale posteriore ad ampio raggio, sottolegamentosa, improntante il sacco durale, con parziale impegno dei recessi laterali bilateralmente ed iniziale compressione delle radici nervose emergenti. (...)”</w:t>
      </w:r>
      <w:r>
        <w:rPr>
          <w:rFonts w:ascii="Arial" w:eastAsia="Arial" w:hAnsi="Arial" w:cs="Arial"/>
          <w:i/>
          <w:sz w:val="18"/>
          <w:szCs w:val="18"/>
        </w:rPr>
        <w:br/>
      </w:r>
    </w:p>
    <w:p w14:paraId="3234AE93" w14:textId="77777777" w:rsidR="008F7421" w:rsidRPr="00435FB8" w:rsidRDefault="008F7421" w:rsidP="008F7421">
      <w:pPr>
        <w:spacing w:before="20" w:after="20"/>
        <w:jc w:val="both"/>
        <w:rPr>
          <w:rFonts w:ascii="Arial" w:eastAsia="Arial" w:hAnsi="Arial" w:cs="Arial"/>
          <w:b/>
          <w:bCs/>
        </w:rPr>
      </w:pPr>
      <w:r w:rsidRPr="00435FB8">
        <w:rPr>
          <w:rFonts w:ascii="Arial" w:eastAsia="Arial" w:hAnsi="Arial" w:cs="Arial"/>
          <w:b/>
          <w:bCs/>
        </w:rPr>
        <w:t>ESAME OBIETTIVO</w:t>
      </w:r>
    </w:p>
    <w:p w14:paraId="2A1A0B8E" w14:textId="77777777" w:rsidR="008F7421" w:rsidRDefault="008F7421" w:rsidP="008F7421">
      <w:pPr>
        <w:spacing w:before="20" w:after="20"/>
        <w:jc w:val="both"/>
        <w:rPr>
          <w:rFonts w:ascii="Arial" w:eastAsia="Arial" w:hAnsi="Arial" w:cs="Arial"/>
        </w:rPr>
      </w:pPr>
      <w:r>
        <w:rPr>
          <w:rFonts w:ascii="Arial" w:eastAsia="Arial" w:hAnsi="Arial" w:cs="Arial"/>
        </w:rPr>
        <w:t>Condizioni generali buone. Altezza: 190 cm. Peso: 84 kg. BMI: 23.27 kg/m2.</w:t>
      </w:r>
    </w:p>
    <w:p w14:paraId="443A0B5F" w14:textId="77777777" w:rsidR="008F7421" w:rsidRDefault="008F7421" w:rsidP="008F7421">
      <w:pPr>
        <w:spacing w:before="20" w:after="20"/>
        <w:jc w:val="both"/>
        <w:rPr>
          <w:rFonts w:ascii="Arial" w:eastAsia="Arial" w:hAnsi="Arial" w:cs="Arial"/>
        </w:rPr>
      </w:pPr>
      <w:r>
        <w:rPr>
          <w:rFonts w:ascii="Arial" w:eastAsia="Arial" w:hAnsi="Arial" w:cs="Arial"/>
        </w:rPr>
        <w:t>Rachide: curve fisiologiche mantenute, assente dismetria AAII. Pressopalpazione delle apofisi spinose e della muscolatura paravertebrale dolente su tutto il rachide. Segno di Lasègue positivo a 70° bilateralmente. Segno di Wassermann positivo bilateralmente. Torsione del busto consentita fino ai massimi gradi, flessione laterale permessa ma lievemente ridotta a sinistra. Ritmo lombo-pelvico conservato ma dolente.</w:t>
      </w:r>
    </w:p>
    <w:p w14:paraId="01D30B9D" w14:textId="77777777" w:rsidR="008F7421" w:rsidRDefault="008F7421" w:rsidP="008F7421">
      <w:pPr>
        <w:spacing w:before="20" w:after="20"/>
        <w:jc w:val="both"/>
        <w:rPr>
          <w:rFonts w:ascii="Arial" w:eastAsia="Arial" w:hAnsi="Arial" w:cs="Arial"/>
        </w:rPr>
      </w:pPr>
    </w:p>
    <w:p w14:paraId="1871402F" w14:textId="77777777" w:rsidR="008F7421" w:rsidRPr="00435FB8" w:rsidRDefault="008F7421" w:rsidP="008F7421">
      <w:pPr>
        <w:spacing w:before="20" w:after="20"/>
        <w:jc w:val="both"/>
        <w:rPr>
          <w:rFonts w:ascii="Arial" w:eastAsia="Arial" w:hAnsi="Arial" w:cs="Arial"/>
          <w:b/>
          <w:bCs/>
        </w:rPr>
      </w:pPr>
      <w:r w:rsidRPr="00435FB8">
        <w:rPr>
          <w:rFonts w:ascii="Arial" w:eastAsia="Arial" w:hAnsi="Arial" w:cs="Arial"/>
          <w:b/>
          <w:bCs/>
        </w:rPr>
        <w:t>CONCLUSIONI</w:t>
      </w:r>
    </w:p>
    <w:p w14:paraId="4BB7FCC1" w14:textId="179D2CEA" w:rsidR="008F7421" w:rsidRDefault="008F7421" w:rsidP="008F7421">
      <w:pPr>
        <w:spacing w:before="20" w:after="20"/>
        <w:jc w:val="both"/>
        <w:rPr>
          <w:rFonts w:ascii="Arial" w:eastAsia="Arial" w:hAnsi="Arial" w:cs="Arial"/>
        </w:rPr>
      </w:pPr>
      <w:r>
        <w:rPr>
          <w:rFonts w:ascii="Arial" w:eastAsia="Arial" w:hAnsi="Arial" w:cs="Arial"/>
        </w:rPr>
        <w:t xml:space="preserve">Il Signor Muhamed, di 26 anni, ha lavorato per circa </w:t>
      </w:r>
      <w:del w:id="32" w:author="user" w:date="2025-02-20T17:46:00Z">
        <w:r w:rsidDel="00A50B30">
          <w:rPr>
            <w:rFonts w:ascii="Arial" w:eastAsia="Arial" w:hAnsi="Arial" w:cs="Arial"/>
          </w:rPr>
          <w:delText xml:space="preserve">otto </w:delText>
        </w:r>
      </w:del>
      <w:ins w:id="33" w:author="user" w:date="2025-02-20T17:46:00Z">
        <w:r w:rsidR="00A50B30">
          <w:rPr>
            <w:rFonts w:ascii="Arial" w:eastAsia="Arial" w:hAnsi="Arial" w:cs="Arial"/>
          </w:rPr>
          <w:t xml:space="preserve">4 </w:t>
        </w:r>
      </w:ins>
      <w:r>
        <w:rPr>
          <w:rFonts w:ascii="Arial" w:eastAsia="Arial" w:hAnsi="Arial" w:cs="Arial"/>
        </w:rPr>
        <w:t xml:space="preserve">anni </w:t>
      </w:r>
      <w:ins w:id="34" w:author="user" w:date="2025-02-20T17:47:00Z">
        <w:r w:rsidR="00A50B30">
          <w:rPr>
            <w:rFonts w:ascii="Arial" w:eastAsia="Arial" w:hAnsi="Arial" w:cs="Arial"/>
          </w:rPr>
          <w:t xml:space="preserve"> di cui 1 come rider e 3 </w:t>
        </w:r>
      </w:ins>
      <w:r>
        <w:rPr>
          <w:rFonts w:ascii="Arial" w:eastAsia="Arial" w:hAnsi="Arial" w:cs="Arial"/>
        </w:rPr>
        <w:t xml:space="preserve">come operaio </w:t>
      </w:r>
      <w:ins w:id="35" w:author="user" w:date="2025-02-20T17:47:00Z">
        <w:r w:rsidR="00A50B30">
          <w:rPr>
            <w:rFonts w:ascii="Arial" w:eastAsia="Arial" w:hAnsi="Arial" w:cs="Arial"/>
          </w:rPr>
          <w:t xml:space="preserve">metalmeccanico </w:t>
        </w:r>
      </w:ins>
      <w:r>
        <w:rPr>
          <w:rFonts w:ascii="Arial" w:eastAsia="Arial" w:hAnsi="Arial" w:cs="Arial"/>
        </w:rPr>
        <w:t>per varie aziende,</w:t>
      </w:r>
      <w:ins w:id="36" w:author="user" w:date="2025-02-20T17:47:00Z">
        <w:r w:rsidR="00A50B30">
          <w:rPr>
            <w:rFonts w:ascii="Arial" w:eastAsia="Arial" w:hAnsi="Arial" w:cs="Arial"/>
          </w:rPr>
          <w:t xml:space="preserve"> prima dell’insorgenza della sintomatologia </w:t>
        </w:r>
      </w:ins>
      <w:ins w:id="37" w:author="user" w:date="2025-02-20T17:48:00Z">
        <w:r w:rsidR="00A50B30">
          <w:rPr>
            <w:rFonts w:ascii="Arial" w:eastAsia="Arial" w:hAnsi="Arial" w:cs="Arial"/>
          </w:rPr>
          <w:t xml:space="preserve">lombalgica e del riscontro di discopatia lombare. E’ verosimile che negli anni in cui è stato operaio sia stato esposto al rischio di movimentazione manuale dei carichi di </w:t>
        </w:r>
      </w:ins>
      <w:ins w:id="38" w:author="user" w:date="2025-02-20T17:49:00Z">
        <w:r w:rsidR="00A50B30">
          <w:rPr>
            <w:rFonts w:ascii="Arial" w:eastAsia="Arial" w:hAnsi="Arial" w:cs="Arial"/>
          </w:rPr>
          <w:t>intensità considerevole</w:t>
        </w:r>
      </w:ins>
      <w:r>
        <w:rPr>
          <w:rFonts w:ascii="Arial" w:eastAsia="Arial" w:hAnsi="Arial" w:cs="Arial"/>
        </w:rPr>
        <w:t xml:space="preserve"> </w:t>
      </w:r>
      <w:ins w:id="39" w:author="user" w:date="2025-02-20T17:49:00Z">
        <w:r w:rsidR="00A50B30">
          <w:rPr>
            <w:rFonts w:ascii="Arial" w:eastAsia="Arial" w:hAnsi="Arial" w:cs="Arial"/>
          </w:rPr>
          <w:t xml:space="preserve">e in maniera continuativa tuttavia </w:t>
        </w:r>
      </w:ins>
      <w:ins w:id="40" w:author="user" w:date="2025-02-20T17:51:00Z">
        <w:r w:rsidR="00113392">
          <w:rPr>
            <w:rFonts w:ascii="Arial" w:eastAsia="Arial" w:hAnsi="Arial" w:cs="Arial"/>
          </w:rPr>
          <w:t xml:space="preserve">la durata dell’esposizione nel suo complesso rende dubbia l’origine professionale della discopatia </w:t>
        </w:r>
      </w:ins>
      <w:del w:id="41" w:author="user" w:date="2025-02-20T17:51:00Z">
        <w:r w:rsidDel="00113392">
          <w:rPr>
            <w:rFonts w:ascii="Arial" w:eastAsia="Arial" w:hAnsi="Arial" w:cs="Arial"/>
          </w:rPr>
          <w:delText>in tutte era addetto a trainare pesi di varia entità,</w:delText>
        </w:r>
        <w:r w:rsidDel="00113392">
          <w:rPr>
            <w:rFonts w:ascii="Arial" w:eastAsia="Arial" w:hAnsi="Arial" w:cs="Arial"/>
            <w:b/>
          </w:rPr>
          <w:delText xml:space="preserve"> </w:delText>
        </w:r>
        <w:r w:rsidDel="00113392">
          <w:rPr>
            <w:rFonts w:ascii="Arial" w:eastAsia="Arial" w:hAnsi="Arial" w:cs="Arial"/>
          </w:rPr>
          <w:delText>frequentemente senza ausili. Dal 2023 il paziente ha cominciato a lamentare lombalgia a carattere ingravescente, in assenza di un trauma da sforzo riconosciuto. Tuttavia, visti i pochi anni di lavoro effettuati presso le varie aziende, riteniamo che la patologia non sia compatibile con l’eziologia profes</w:delText>
        </w:r>
      </w:del>
      <w:del w:id="42" w:author="user" w:date="2025-02-20T17:52:00Z">
        <w:r w:rsidDel="00113392">
          <w:rPr>
            <w:rFonts w:ascii="Arial" w:eastAsia="Arial" w:hAnsi="Arial" w:cs="Arial"/>
          </w:rPr>
          <w:delText>sionale</w:delText>
        </w:r>
      </w:del>
      <w:r>
        <w:rPr>
          <w:rFonts w:ascii="Arial" w:eastAsia="Arial" w:hAnsi="Arial" w:cs="Arial"/>
        </w:rPr>
        <w:t>.</w:t>
      </w:r>
    </w:p>
    <w:p w14:paraId="6C685300" w14:textId="1D0A0EC7" w:rsidR="008F7421" w:rsidRDefault="00113392" w:rsidP="008F7421">
      <w:pPr>
        <w:spacing w:before="20" w:after="20"/>
        <w:jc w:val="both"/>
        <w:rPr>
          <w:ins w:id="43" w:author="user" w:date="2025-02-20T17:52:00Z"/>
          <w:rFonts w:ascii="Arial" w:eastAsia="Arial" w:hAnsi="Arial" w:cs="Arial"/>
        </w:rPr>
      </w:pPr>
      <w:ins w:id="44" w:author="user" w:date="2025-02-20T17:52:00Z">
        <w:r>
          <w:rPr>
            <w:rFonts w:ascii="Arial" w:eastAsia="Arial" w:hAnsi="Arial" w:cs="Arial"/>
          </w:rPr>
          <w:t xml:space="preserve">Concludiamo pertanto per </w:t>
        </w:r>
      </w:ins>
    </w:p>
    <w:p w14:paraId="25E5B5B2" w14:textId="05A98E3D" w:rsidR="00113392" w:rsidRDefault="00113392" w:rsidP="008F7421">
      <w:pPr>
        <w:spacing w:before="20" w:after="20"/>
        <w:jc w:val="both"/>
        <w:rPr>
          <w:rFonts w:ascii="Arial" w:eastAsia="Arial" w:hAnsi="Arial" w:cs="Arial"/>
        </w:rPr>
      </w:pPr>
      <w:ins w:id="45" w:author="user" w:date="2025-02-20T17:52:00Z">
        <w:r>
          <w:rPr>
            <w:rFonts w:ascii="Arial" w:eastAsia="Arial" w:hAnsi="Arial" w:cs="Arial"/>
          </w:rPr>
          <w:t>“ernia discale L4-L5 di verosimile origine non professionale”</w:t>
        </w:r>
      </w:ins>
    </w:p>
    <w:p w14:paraId="79450D80" w14:textId="77777777" w:rsidR="008F7421" w:rsidRDefault="008F7421" w:rsidP="008F7421">
      <w:pPr>
        <w:spacing w:before="20" w:after="20"/>
        <w:jc w:val="both"/>
        <w:rPr>
          <w:rFonts w:ascii="Arial" w:eastAsia="Arial" w:hAnsi="Arial" w:cs="Arial"/>
        </w:rPr>
      </w:pPr>
      <w:r>
        <w:rPr>
          <w:rFonts w:ascii="Arial" w:eastAsia="Arial" w:hAnsi="Arial" w:cs="Arial"/>
        </w:rPr>
        <w:t xml:space="preserve">Nel rimanere a disposizione per ogni chiarimento in merito, inviamo cordiali saluti. </w:t>
      </w:r>
    </w:p>
    <w:p w14:paraId="6923D3EB" w14:textId="77777777" w:rsidR="008F7421" w:rsidRDefault="008F7421" w:rsidP="008F7421">
      <w:pPr>
        <w:spacing w:before="20" w:after="20"/>
        <w:jc w:val="both"/>
        <w:rPr>
          <w:rFonts w:ascii="Arial" w:eastAsia="Arial" w:hAnsi="Arial" w:cs="Arial"/>
        </w:rPr>
      </w:pPr>
    </w:p>
    <w:p w14:paraId="1E85D848" w14:textId="77777777" w:rsidR="008F7421" w:rsidRDefault="008F7421" w:rsidP="008F7421">
      <w:pPr>
        <w:spacing w:before="20" w:after="20"/>
        <w:jc w:val="both"/>
        <w:rPr>
          <w:rFonts w:ascii="Arial" w:eastAsia="Arial" w:hAnsi="Arial" w:cs="Arial"/>
        </w:rPr>
      </w:pPr>
      <w:r>
        <w:rPr>
          <w:rFonts w:ascii="Arial" w:eastAsia="Arial" w:hAnsi="Arial" w:cs="Arial"/>
        </w:rPr>
        <w:t>Il Medico in Formazione Specialistica, Dr. Federico Favaro</w:t>
      </w:r>
    </w:p>
    <w:p w14:paraId="0FC709F1" w14:textId="219FAE67" w:rsidR="008F7421" w:rsidDel="00113392" w:rsidRDefault="008F7421" w:rsidP="008F7421">
      <w:pPr>
        <w:spacing w:before="20" w:after="20"/>
        <w:jc w:val="both"/>
        <w:rPr>
          <w:del w:id="46" w:author="user" w:date="2025-02-20T17:52:00Z"/>
          <w:rFonts w:ascii="Arial" w:eastAsia="Arial" w:hAnsi="Arial" w:cs="Arial"/>
        </w:rPr>
      </w:pPr>
    </w:p>
    <w:p w14:paraId="61D51679" w14:textId="1430725A" w:rsidR="008F7421" w:rsidRDefault="008F7421" w:rsidP="008F7421">
      <w:pPr>
        <w:spacing w:before="20" w:after="20"/>
        <w:jc w:val="both"/>
        <w:rPr>
          <w:rFonts w:ascii="Arial" w:eastAsia="Arial" w:hAnsi="Arial" w:cs="Arial"/>
        </w:rPr>
      </w:pPr>
      <w:r>
        <w:rPr>
          <w:rFonts w:ascii="Arial" w:eastAsia="Arial" w:hAnsi="Arial" w:cs="Arial"/>
        </w:rPr>
        <w:t xml:space="preserve">Il </w:t>
      </w:r>
      <w:del w:id="47" w:author="user" w:date="2025-02-20T17:52:00Z">
        <w:r w:rsidDel="00113392">
          <w:rPr>
            <w:rFonts w:ascii="Arial" w:eastAsia="Arial" w:hAnsi="Arial" w:cs="Arial"/>
          </w:rPr>
          <w:delText>Medico Strutturato</w:delText>
        </w:r>
      </w:del>
      <w:ins w:id="48" w:author="user" w:date="2025-02-20T17:52:00Z">
        <w:r w:rsidR="00113392">
          <w:rPr>
            <w:rFonts w:ascii="Arial" w:eastAsia="Arial" w:hAnsi="Arial" w:cs="Arial"/>
          </w:rPr>
          <w:t>Dirigente Medico</w:t>
        </w:r>
      </w:ins>
      <w:r>
        <w:rPr>
          <w:rFonts w:ascii="Arial" w:eastAsia="Arial" w:hAnsi="Arial" w:cs="Arial"/>
        </w:rPr>
        <w:t xml:space="preserve"> dell’Ambulatorio di Medicina del Lavoro, Dr.ssa Isabella Maccà</w:t>
      </w:r>
    </w:p>
    <w:p w14:paraId="46CC1B70" w14:textId="05F278BE" w:rsidR="008F7421" w:rsidDel="00113392" w:rsidRDefault="008F7421" w:rsidP="008F7421">
      <w:pPr>
        <w:spacing w:before="20" w:after="20"/>
        <w:jc w:val="both"/>
        <w:rPr>
          <w:del w:id="49" w:author="user" w:date="2025-02-20T17:53:00Z"/>
          <w:rFonts w:ascii="Arial" w:eastAsia="Arial" w:hAnsi="Arial" w:cs="Arial"/>
        </w:rPr>
      </w:pPr>
    </w:p>
    <w:p w14:paraId="6D01CDA5" w14:textId="0CCFDED0" w:rsidR="00A53EE7" w:rsidRPr="002C3D71" w:rsidRDefault="00A53EE7">
      <w:pPr>
        <w:pBdr>
          <w:top w:val="nil"/>
          <w:left w:val="nil"/>
          <w:bottom w:val="nil"/>
          <w:right w:val="nil"/>
          <w:between w:val="nil"/>
        </w:pBdr>
        <w:ind w:right="-143"/>
        <w:jc w:val="both"/>
        <w:rPr>
          <w:rFonts w:ascii="Palatino Linotype" w:eastAsia="Times New Roman" w:hAnsi="Palatino Linotype" w:cs="Times New Roman"/>
          <w:sz w:val="22"/>
          <w:szCs w:val="22"/>
        </w:rPr>
      </w:pPr>
    </w:p>
    <w:sectPr w:rsidR="00A53EE7" w:rsidRPr="002C3D71" w:rsidSect="00A53EE7">
      <w:headerReference w:type="even" r:id="rId8"/>
      <w:headerReference w:type="default" r:id="rId9"/>
      <w:footerReference w:type="even" r:id="rId10"/>
      <w:footerReference w:type="default" r:id="rId11"/>
      <w:headerReference w:type="first" r:id="rId12"/>
      <w:footerReference w:type="first" r:id="rId13"/>
      <w:pgSz w:w="11906" w:h="16838"/>
      <w:pgMar w:top="2127" w:right="1134" w:bottom="623" w:left="1134" w:header="850"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3E7E08" w14:textId="77777777" w:rsidR="008967A7" w:rsidRDefault="008967A7" w:rsidP="00A53EE7">
      <w:r>
        <w:separator/>
      </w:r>
    </w:p>
  </w:endnote>
  <w:endnote w:type="continuationSeparator" w:id="0">
    <w:p w14:paraId="2D9CA633" w14:textId="77777777" w:rsidR="008967A7" w:rsidRDefault="008967A7" w:rsidP="00A53E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51578" w14:textId="77777777" w:rsidR="00267BA3" w:rsidRDefault="00267BA3">
    <w:pPr>
      <w:pBdr>
        <w:top w:val="nil"/>
        <w:left w:val="nil"/>
        <w:bottom w:val="nil"/>
        <w:right w:val="nil"/>
        <w:between w:val="nil"/>
      </w:pBd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6EC45" w14:textId="77777777" w:rsidR="00267BA3" w:rsidRDefault="00267BA3">
    <w:pPr>
      <w:rPr>
        <w:sz w:val="4"/>
        <w:szCs w:val="4"/>
      </w:rPr>
    </w:pPr>
  </w:p>
  <w:tbl>
    <w:tblPr>
      <w:tblStyle w:val="a3"/>
      <w:tblW w:w="10207" w:type="dxa"/>
      <w:tblInd w:w="-240" w:type="dxa"/>
      <w:tblLayout w:type="fixed"/>
      <w:tblLook w:val="0000" w:firstRow="0" w:lastRow="0" w:firstColumn="0" w:lastColumn="0" w:noHBand="0" w:noVBand="0"/>
    </w:tblPr>
    <w:tblGrid>
      <w:gridCol w:w="3119"/>
      <w:gridCol w:w="4961"/>
      <w:gridCol w:w="2127"/>
    </w:tblGrid>
    <w:tr w:rsidR="00267BA3" w14:paraId="2E4ED989" w14:textId="77777777">
      <w:trPr>
        <w:cantSplit/>
        <w:trHeight w:val="23"/>
        <w:tblHeader/>
      </w:trPr>
      <w:tc>
        <w:tcPr>
          <w:tcW w:w="3119" w:type="dxa"/>
          <w:tcBorders>
            <w:top w:val="single" w:sz="4" w:space="0" w:color="A6A6A6"/>
          </w:tcBorders>
          <w:shd w:val="clear" w:color="auto" w:fill="auto"/>
        </w:tcPr>
        <w:p w14:paraId="24A2C558" w14:textId="77777777" w:rsidR="00267BA3" w:rsidRDefault="00267BA3">
          <w:pPr>
            <w:pBdr>
              <w:top w:val="nil"/>
              <w:left w:val="nil"/>
              <w:bottom w:val="nil"/>
              <w:right w:val="nil"/>
              <w:between w:val="nil"/>
            </w:pBdr>
            <w:spacing w:line="276" w:lineRule="auto"/>
            <w:rPr>
              <w:rFonts w:ascii="Arial" w:eastAsia="Arial" w:hAnsi="Arial" w:cs="Arial"/>
              <w:b/>
              <w:color w:val="C00000"/>
              <w:sz w:val="8"/>
              <w:szCs w:val="8"/>
            </w:rPr>
          </w:pPr>
        </w:p>
      </w:tc>
      <w:tc>
        <w:tcPr>
          <w:tcW w:w="4961" w:type="dxa"/>
          <w:tcBorders>
            <w:top w:val="single" w:sz="4" w:space="0" w:color="A6A6A6"/>
          </w:tcBorders>
          <w:shd w:val="clear" w:color="auto" w:fill="auto"/>
        </w:tcPr>
        <w:p w14:paraId="1379963E" w14:textId="77777777" w:rsidR="00267BA3" w:rsidRDefault="00267BA3">
          <w:pPr>
            <w:spacing w:line="276" w:lineRule="auto"/>
            <w:ind w:left="178" w:right="171"/>
            <w:rPr>
              <w:rFonts w:ascii="Arial" w:eastAsia="Arial" w:hAnsi="Arial" w:cs="Arial"/>
              <w:b/>
              <w:color w:val="767171"/>
              <w:sz w:val="8"/>
              <w:szCs w:val="8"/>
            </w:rPr>
          </w:pPr>
        </w:p>
      </w:tc>
      <w:tc>
        <w:tcPr>
          <w:tcW w:w="2127" w:type="dxa"/>
          <w:tcBorders>
            <w:top w:val="single" w:sz="4" w:space="0" w:color="A6A6A6"/>
          </w:tcBorders>
          <w:shd w:val="clear" w:color="auto" w:fill="auto"/>
        </w:tcPr>
        <w:p w14:paraId="3A857E66" w14:textId="77777777" w:rsidR="00267BA3" w:rsidRDefault="00267BA3">
          <w:pPr>
            <w:spacing w:line="276" w:lineRule="auto"/>
            <w:ind w:left="322"/>
            <w:rPr>
              <w:rFonts w:ascii="Arial" w:eastAsia="Arial" w:hAnsi="Arial" w:cs="Arial"/>
              <w:b/>
              <w:color w:val="C00000"/>
              <w:sz w:val="8"/>
              <w:szCs w:val="8"/>
            </w:rPr>
          </w:pPr>
        </w:p>
      </w:tc>
    </w:tr>
    <w:tr w:rsidR="00267BA3" w14:paraId="66C81E02" w14:textId="77777777">
      <w:trPr>
        <w:cantSplit/>
        <w:trHeight w:val="23"/>
        <w:tblHeader/>
      </w:trPr>
      <w:tc>
        <w:tcPr>
          <w:tcW w:w="3119" w:type="dxa"/>
          <w:shd w:val="clear" w:color="auto" w:fill="auto"/>
        </w:tcPr>
        <w:p w14:paraId="21FC2561" w14:textId="77777777" w:rsidR="00267BA3" w:rsidRDefault="00267BA3">
          <w:pPr>
            <w:pBdr>
              <w:top w:val="nil"/>
              <w:left w:val="nil"/>
              <w:bottom w:val="nil"/>
              <w:right w:val="nil"/>
              <w:between w:val="nil"/>
            </w:pBdr>
            <w:spacing w:line="276" w:lineRule="auto"/>
            <w:rPr>
              <w:color w:val="000000"/>
            </w:rPr>
          </w:pPr>
          <w:r>
            <w:rPr>
              <w:rFonts w:ascii="Arial" w:eastAsia="Arial" w:hAnsi="Arial" w:cs="Arial"/>
              <w:b/>
              <w:color w:val="C00000"/>
              <w:sz w:val="16"/>
              <w:szCs w:val="16"/>
            </w:rPr>
            <w:t>Azienda Ospedale-Università Padova:</w:t>
          </w:r>
        </w:p>
      </w:tc>
      <w:tc>
        <w:tcPr>
          <w:tcW w:w="4961" w:type="dxa"/>
          <w:tcBorders>
            <w:left w:val="single" w:sz="4" w:space="0" w:color="A6A6A6"/>
          </w:tcBorders>
          <w:shd w:val="clear" w:color="auto" w:fill="auto"/>
        </w:tcPr>
        <w:p w14:paraId="6132AE16" w14:textId="77777777" w:rsidR="00267BA3" w:rsidRDefault="00267BA3">
          <w:pPr>
            <w:spacing w:line="276" w:lineRule="auto"/>
            <w:ind w:left="178" w:right="171"/>
            <w:rPr>
              <w:rFonts w:ascii="Arial" w:eastAsia="Arial" w:hAnsi="Arial" w:cs="Arial"/>
              <w:b/>
              <w:color w:val="C00000"/>
              <w:sz w:val="16"/>
              <w:szCs w:val="16"/>
            </w:rPr>
          </w:pPr>
        </w:p>
      </w:tc>
      <w:tc>
        <w:tcPr>
          <w:tcW w:w="2127" w:type="dxa"/>
          <w:tcBorders>
            <w:left w:val="single" w:sz="4" w:space="0" w:color="A6A6A6"/>
          </w:tcBorders>
          <w:shd w:val="clear" w:color="auto" w:fill="auto"/>
        </w:tcPr>
        <w:p w14:paraId="704D7681" w14:textId="77777777" w:rsidR="00267BA3" w:rsidRDefault="00267BA3">
          <w:pPr>
            <w:spacing w:line="276" w:lineRule="auto"/>
            <w:ind w:left="174"/>
          </w:pPr>
          <w:r>
            <w:rPr>
              <w:rFonts w:ascii="Arial" w:eastAsia="Arial" w:hAnsi="Arial" w:cs="Arial"/>
              <w:b/>
              <w:color w:val="C00000"/>
              <w:sz w:val="16"/>
              <w:szCs w:val="16"/>
            </w:rPr>
            <w:t>Aopd.veneto.it</w:t>
          </w:r>
        </w:p>
      </w:tc>
    </w:tr>
    <w:tr w:rsidR="00267BA3" w14:paraId="58FE104B" w14:textId="77777777">
      <w:trPr>
        <w:cantSplit/>
        <w:trHeight w:val="23"/>
        <w:tblHeader/>
      </w:trPr>
      <w:tc>
        <w:tcPr>
          <w:tcW w:w="3119" w:type="dxa"/>
          <w:tcBorders>
            <w:bottom w:val="single" w:sz="4" w:space="0" w:color="A6A6A6"/>
          </w:tcBorders>
          <w:shd w:val="clear" w:color="auto" w:fill="auto"/>
        </w:tcPr>
        <w:p w14:paraId="26342957" w14:textId="77777777" w:rsidR="00267BA3" w:rsidRDefault="00267BA3">
          <w:pPr>
            <w:pBdr>
              <w:top w:val="nil"/>
              <w:left w:val="nil"/>
              <w:bottom w:val="nil"/>
              <w:right w:val="nil"/>
              <w:between w:val="nil"/>
            </w:pBdr>
            <w:spacing w:line="276" w:lineRule="auto"/>
            <w:rPr>
              <w:rFonts w:ascii="Arial" w:eastAsia="Arial" w:hAnsi="Arial" w:cs="Arial"/>
              <w:b/>
              <w:color w:val="C00000"/>
              <w:sz w:val="8"/>
              <w:szCs w:val="8"/>
            </w:rPr>
          </w:pPr>
        </w:p>
      </w:tc>
      <w:tc>
        <w:tcPr>
          <w:tcW w:w="4961" w:type="dxa"/>
          <w:tcBorders>
            <w:bottom w:val="single" w:sz="4" w:space="0" w:color="A6A6A6"/>
          </w:tcBorders>
          <w:shd w:val="clear" w:color="auto" w:fill="auto"/>
        </w:tcPr>
        <w:p w14:paraId="3A22B6B0" w14:textId="77777777" w:rsidR="00267BA3" w:rsidRDefault="00267BA3">
          <w:pPr>
            <w:spacing w:line="276" w:lineRule="auto"/>
            <w:ind w:left="178" w:right="171"/>
            <w:rPr>
              <w:rFonts w:ascii="Arial" w:eastAsia="Arial" w:hAnsi="Arial" w:cs="Arial"/>
              <w:b/>
              <w:color w:val="767171"/>
              <w:sz w:val="8"/>
              <w:szCs w:val="8"/>
            </w:rPr>
          </w:pPr>
        </w:p>
      </w:tc>
      <w:tc>
        <w:tcPr>
          <w:tcW w:w="2127" w:type="dxa"/>
          <w:tcBorders>
            <w:bottom w:val="single" w:sz="4" w:space="0" w:color="A6A6A6"/>
          </w:tcBorders>
          <w:shd w:val="clear" w:color="auto" w:fill="auto"/>
        </w:tcPr>
        <w:p w14:paraId="60C74DBC" w14:textId="77777777" w:rsidR="00267BA3" w:rsidRDefault="00267BA3">
          <w:pPr>
            <w:spacing w:line="276" w:lineRule="auto"/>
            <w:ind w:left="322"/>
            <w:rPr>
              <w:rFonts w:ascii="Arial" w:eastAsia="Arial" w:hAnsi="Arial" w:cs="Arial"/>
              <w:b/>
              <w:color w:val="C00000"/>
              <w:sz w:val="8"/>
              <w:szCs w:val="8"/>
            </w:rPr>
          </w:pPr>
        </w:p>
      </w:tc>
    </w:tr>
  </w:tbl>
  <w:p w14:paraId="25C3F5C6" w14:textId="77777777" w:rsidR="00267BA3" w:rsidRDefault="00267BA3">
    <w:pPr>
      <w:pBdr>
        <w:top w:val="nil"/>
        <w:left w:val="nil"/>
        <w:bottom w:val="nil"/>
        <w:right w:val="nil"/>
        <w:between w:val="nil"/>
      </w:pBdr>
      <w:rPr>
        <w:color w:val="000000"/>
        <w:sz w:val="4"/>
        <w:szCs w:val="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2B5FB" w14:textId="77777777" w:rsidR="00267BA3" w:rsidRDefault="00267BA3">
    <w:pPr>
      <w:widowControl w:val="0"/>
      <w:pBdr>
        <w:top w:val="nil"/>
        <w:left w:val="nil"/>
        <w:bottom w:val="nil"/>
        <w:right w:val="nil"/>
        <w:between w:val="nil"/>
      </w:pBdr>
      <w:spacing w:line="276" w:lineRule="auto"/>
      <w:rPr>
        <w:color w:val="000000"/>
        <w:sz w:val="4"/>
        <w:szCs w:val="4"/>
      </w:rPr>
    </w:pPr>
  </w:p>
  <w:tbl>
    <w:tblPr>
      <w:tblStyle w:val="a4"/>
      <w:tblW w:w="10207" w:type="dxa"/>
      <w:tblInd w:w="-240" w:type="dxa"/>
      <w:tblLayout w:type="fixed"/>
      <w:tblLook w:val="0000" w:firstRow="0" w:lastRow="0" w:firstColumn="0" w:lastColumn="0" w:noHBand="0" w:noVBand="0"/>
    </w:tblPr>
    <w:tblGrid>
      <w:gridCol w:w="3119"/>
      <w:gridCol w:w="4961"/>
      <w:gridCol w:w="2127"/>
    </w:tblGrid>
    <w:tr w:rsidR="00267BA3" w14:paraId="20FF99A3" w14:textId="77777777">
      <w:trPr>
        <w:cantSplit/>
        <w:trHeight w:val="23"/>
        <w:tblHeader/>
      </w:trPr>
      <w:tc>
        <w:tcPr>
          <w:tcW w:w="3119" w:type="dxa"/>
          <w:tcBorders>
            <w:top w:val="single" w:sz="4" w:space="0" w:color="A6A6A6"/>
          </w:tcBorders>
          <w:shd w:val="clear" w:color="auto" w:fill="auto"/>
        </w:tcPr>
        <w:p w14:paraId="46AC4609" w14:textId="77777777" w:rsidR="00267BA3" w:rsidRDefault="00267BA3">
          <w:pPr>
            <w:pBdr>
              <w:top w:val="nil"/>
              <w:left w:val="nil"/>
              <w:bottom w:val="nil"/>
              <w:right w:val="nil"/>
              <w:between w:val="nil"/>
            </w:pBdr>
            <w:spacing w:line="276" w:lineRule="auto"/>
            <w:rPr>
              <w:rFonts w:ascii="Arial" w:eastAsia="Arial" w:hAnsi="Arial" w:cs="Arial"/>
              <w:b/>
              <w:color w:val="C00000"/>
              <w:sz w:val="8"/>
              <w:szCs w:val="8"/>
            </w:rPr>
          </w:pPr>
        </w:p>
      </w:tc>
      <w:tc>
        <w:tcPr>
          <w:tcW w:w="4961" w:type="dxa"/>
          <w:tcBorders>
            <w:top w:val="single" w:sz="4" w:space="0" w:color="A6A6A6"/>
          </w:tcBorders>
          <w:shd w:val="clear" w:color="auto" w:fill="auto"/>
        </w:tcPr>
        <w:p w14:paraId="5A0797AB" w14:textId="77777777" w:rsidR="00267BA3" w:rsidRDefault="00267BA3">
          <w:pPr>
            <w:spacing w:line="276" w:lineRule="auto"/>
            <w:ind w:left="178" w:right="171"/>
            <w:rPr>
              <w:rFonts w:ascii="Arial" w:eastAsia="Arial" w:hAnsi="Arial" w:cs="Arial"/>
              <w:b/>
              <w:color w:val="767171"/>
              <w:sz w:val="8"/>
              <w:szCs w:val="8"/>
            </w:rPr>
          </w:pPr>
        </w:p>
      </w:tc>
      <w:tc>
        <w:tcPr>
          <w:tcW w:w="2127" w:type="dxa"/>
          <w:tcBorders>
            <w:top w:val="single" w:sz="4" w:space="0" w:color="A6A6A6"/>
          </w:tcBorders>
          <w:shd w:val="clear" w:color="auto" w:fill="auto"/>
        </w:tcPr>
        <w:p w14:paraId="70525123" w14:textId="77777777" w:rsidR="00267BA3" w:rsidRDefault="00267BA3">
          <w:pPr>
            <w:spacing w:line="276" w:lineRule="auto"/>
            <w:ind w:left="322"/>
            <w:rPr>
              <w:rFonts w:ascii="Arial" w:eastAsia="Arial" w:hAnsi="Arial" w:cs="Arial"/>
              <w:b/>
              <w:color w:val="C00000"/>
              <w:sz w:val="8"/>
              <w:szCs w:val="8"/>
            </w:rPr>
          </w:pPr>
        </w:p>
      </w:tc>
    </w:tr>
    <w:tr w:rsidR="00267BA3" w14:paraId="769A6015" w14:textId="77777777">
      <w:trPr>
        <w:cantSplit/>
        <w:trHeight w:val="23"/>
        <w:tblHeader/>
      </w:trPr>
      <w:tc>
        <w:tcPr>
          <w:tcW w:w="3119" w:type="dxa"/>
          <w:shd w:val="clear" w:color="auto" w:fill="auto"/>
        </w:tcPr>
        <w:p w14:paraId="08B5C7AD" w14:textId="77777777" w:rsidR="00267BA3" w:rsidRDefault="00267BA3">
          <w:pPr>
            <w:pBdr>
              <w:top w:val="nil"/>
              <w:left w:val="nil"/>
              <w:bottom w:val="nil"/>
              <w:right w:val="nil"/>
              <w:between w:val="nil"/>
            </w:pBdr>
            <w:spacing w:line="276" w:lineRule="auto"/>
            <w:rPr>
              <w:color w:val="000000"/>
            </w:rPr>
          </w:pPr>
          <w:r>
            <w:rPr>
              <w:rFonts w:ascii="Arial" w:eastAsia="Arial" w:hAnsi="Arial" w:cs="Arial"/>
              <w:b/>
              <w:color w:val="C00000"/>
              <w:sz w:val="16"/>
              <w:szCs w:val="16"/>
            </w:rPr>
            <w:t>Azienda Ospedale-Università Padova:</w:t>
          </w:r>
        </w:p>
        <w:p w14:paraId="40B9F9EF" w14:textId="77777777" w:rsidR="00267BA3" w:rsidRDefault="00267BA3">
          <w:pPr>
            <w:pBdr>
              <w:top w:val="nil"/>
              <w:left w:val="nil"/>
              <w:bottom w:val="nil"/>
              <w:right w:val="nil"/>
              <w:between w:val="nil"/>
            </w:pBdr>
            <w:spacing w:line="276" w:lineRule="auto"/>
            <w:rPr>
              <w:color w:val="000000"/>
            </w:rPr>
          </w:pPr>
          <w:r>
            <w:rPr>
              <w:rFonts w:ascii="Arial" w:eastAsia="Arial" w:hAnsi="Arial" w:cs="Arial"/>
              <w:color w:val="767171"/>
              <w:sz w:val="16"/>
              <w:szCs w:val="16"/>
            </w:rPr>
            <w:t>via Giustiniani, 2 - 35128 PADOVA</w:t>
          </w:r>
        </w:p>
        <w:p w14:paraId="39B6279B" w14:textId="77777777" w:rsidR="00267BA3" w:rsidRDefault="00267BA3">
          <w:pPr>
            <w:pBdr>
              <w:top w:val="nil"/>
              <w:left w:val="nil"/>
              <w:bottom w:val="nil"/>
              <w:right w:val="nil"/>
              <w:between w:val="nil"/>
            </w:pBdr>
            <w:spacing w:line="276" w:lineRule="auto"/>
            <w:rPr>
              <w:color w:val="000000"/>
            </w:rPr>
          </w:pPr>
          <w:r>
            <w:rPr>
              <w:rFonts w:ascii="Arial" w:eastAsia="Arial" w:hAnsi="Arial" w:cs="Arial"/>
              <w:b/>
              <w:color w:val="767171"/>
              <w:sz w:val="16"/>
              <w:szCs w:val="16"/>
            </w:rPr>
            <w:t>T</w:t>
          </w:r>
          <w:r>
            <w:rPr>
              <w:rFonts w:ascii="Arial" w:eastAsia="Arial" w:hAnsi="Arial" w:cs="Arial"/>
              <w:color w:val="767171"/>
              <w:sz w:val="16"/>
              <w:szCs w:val="16"/>
            </w:rPr>
            <w:t>.+ 39 049 8211111</w:t>
          </w:r>
        </w:p>
        <w:p w14:paraId="1C1A40B9" w14:textId="77777777" w:rsidR="00267BA3" w:rsidRDefault="00267BA3">
          <w:pPr>
            <w:pBdr>
              <w:top w:val="nil"/>
              <w:left w:val="nil"/>
              <w:bottom w:val="nil"/>
              <w:right w:val="nil"/>
              <w:between w:val="nil"/>
            </w:pBdr>
            <w:spacing w:line="276" w:lineRule="auto"/>
            <w:rPr>
              <w:color w:val="000000"/>
            </w:rPr>
          </w:pPr>
          <w:r>
            <w:rPr>
              <w:rFonts w:ascii="Arial" w:eastAsia="Arial" w:hAnsi="Arial" w:cs="Arial"/>
              <w:color w:val="767171"/>
              <w:sz w:val="16"/>
              <w:szCs w:val="16"/>
            </w:rPr>
            <w:t>P.E.C.:protocollo.aopd@pecveneto.it</w:t>
          </w:r>
        </w:p>
        <w:p w14:paraId="3631C3C3" w14:textId="77777777" w:rsidR="00267BA3" w:rsidRDefault="00267BA3">
          <w:pPr>
            <w:pBdr>
              <w:top w:val="nil"/>
              <w:left w:val="nil"/>
              <w:bottom w:val="nil"/>
              <w:right w:val="nil"/>
              <w:between w:val="nil"/>
            </w:pBdr>
            <w:spacing w:line="276" w:lineRule="auto"/>
            <w:rPr>
              <w:color w:val="000000"/>
            </w:rPr>
          </w:pPr>
          <w:r>
            <w:rPr>
              <w:rFonts w:ascii="Arial" w:eastAsia="Arial" w:hAnsi="Arial" w:cs="Arial"/>
              <w:color w:val="767171"/>
              <w:sz w:val="16"/>
              <w:szCs w:val="16"/>
            </w:rPr>
            <w:t>Cod.Fisc./P.IVA 00349040287</w:t>
          </w:r>
        </w:p>
        <w:p w14:paraId="2E2FDF6A" w14:textId="77777777" w:rsidR="00267BA3" w:rsidRDefault="00267BA3">
          <w:pPr>
            <w:pBdr>
              <w:top w:val="nil"/>
              <w:left w:val="nil"/>
              <w:bottom w:val="nil"/>
              <w:right w:val="nil"/>
              <w:between w:val="nil"/>
            </w:pBdr>
            <w:spacing w:line="276" w:lineRule="auto"/>
            <w:rPr>
              <w:rFonts w:ascii="Arial" w:eastAsia="Arial" w:hAnsi="Arial" w:cs="Arial"/>
              <w:color w:val="767171"/>
              <w:sz w:val="16"/>
              <w:szCs w:val="16"/>
            </w:rPr>
          </w:pPr>
        </w:p>
      </w:tc>
      <w:tc>
        <w:tcPr>
          <w:tcW w:w="4961" w:type="dxa"/>
          <w:tcBorders>
            <w:left w:val="single" w:sz="4" w:space="0" w:color="A6A6A6"/>
          </w:tcBorders>
          <w:shd w:val="clear" w:color="auto" w:fill="auto"/>
        </w:tcPr>
        <w:p w14:paraId="7D9ABB99" w14:textId="77777777" w:rsidR="00267BA3" w:rsidRDefault="00267BA3">
          <w:pPr>
            <w:spacing w:line="276" w:lineRule="auto"/>
            <w:ind w:left="178" w:right="171"/>
          </w:pPr>
          <w:r>
            <w:rPr>
              <w:rFonts w:ascii="Arial" w:eastAsia="Arial" w:hAnsi="Arial" w:cs="Arial"/>
              <w:b/>
              <w:color w:val="767171"/>
              <w:sz w:val="16"/>
              <w:szCs w:val="16"/>
            </w:rPr>
            <w:t>DIDAS SERVIZI DI DIAGNOSTICA INTEGRATA</w:t>
          </w:r>
        </w:p>
        <w:p w14:paraId="341BD179" w14:textId="77777777" w:rsidR="00267BA3" w:rsidRDefault="00267BA3">
          <w:pPr>
            <w:spacing w:line="276" w:lineRule="auto"/>
            <w:ind w:left="178" w:right="171"/>
          </w:pPr>
          <w:r>
            <w:rPr>
              <w:rFonts w:ascii="Arial" w:eastAsia="Arial" w:hAnsi="Arial" w:cs="Arial"/>
              <w:b/>
              <w:color w:val="767171"/>
              <w:sz w:val="16"/>
              <w:szCs w:val="16"/>
            </w:rPr>
            <w:t>UOC MEDICINA DEL LAVORO</w:t>
          </w:r>
        </w:p>
        <w:p w14:paraId="2A3FD039" w14:textId="77777777" w:rsidR="00267BA3" w:rsidRDefault="00267BA3">
          <w:pPr>
            <w:spacing w:line="276" w:lineRule="auto"/>
            <w:ind w:left="178" w:right="171"/>
          </w:pPr>
          <w:r>
            <w:rPr>
              <w:rFonts w:ascii="Arial" w:eastAsia="Arial" w:hAnsi="Arial" w:cs="Arial"/>
              <w:i/>
              <w:color w:val="767171"/>
              <w:sz w:val="16"/>
              <w:szCs w:val="16"/>
            </w:rPr>
            <w:t>Direttore: Prof. Angelo Moretto</w:t>
          </w:r>
        </w:p>
        <w:p w14:paraId="6D23D633" w14:textId="77777777" w:rsidR="00267BA3" w:rsidRDefault="00267BA3">
          <w:pPr>
            <w:spacing w:line="276" w:lineRule="auto"/>
            <w:ind w:left="178" w:right="171"/>
          </w:pPr>
          <w:r>
            <w:rPr>
              <w:rFonts w:ascii="Arial" w:eastAsia="Arial" w:hAnsi="Arial" w:cs="Arial"/>
              <w:b/>
              <w:color w:val="767171"/>
              <w:sz w:val="16"/>
              <w:szCs w:val="16"/>
            </w:rPr>
            <w:t>T</w:t>
          </w:r>
          <w:r>
            <w:rPr>
              <w:rFonts w:ascii="Arial" w:eastAsia="Arial" w:hAnsi="Arial" w:cs="Arial"/>
              <w:color w:val="767171"/>
              <w:sz w:val="16"/>
              <w:szCs w:val="16"/>
            </w:rPr>
            <w:t>. +39 049 821 2572</w:t>
          </w:r>
        </w:p>
        <w:p w14:paraId="12DD44E9" w14:textId="77777777" w:rsidR="00267BA3" w:rsidRDefault="00267BA3">
          <w:pPr>
            <w:spacing w:line="276" w:lineRule="auto"/>
            <w:ind w:left="178" w:right="171"/>
          </w:pPr>
          <w:r>
            <w:rPr>
              <w:rFonts w:ascii="Arial" w:eastAsia="Arial" w:hAnsi="Arial" w:cs="Arial"/>
              <w:color w:val="767171"/>
              <w:sz w:val="16"/>
              <w:szCs w:val="16"/>
            </w:rPr>
            <w:t xml:space="preserve">e-mail </w:t>
          </w:r>
          <w:hyperlink r:id="rId1">
            <w:r>
              <w:rPr>
                <w:rFonts w:ascii="Arial" w:eastAsia="Arial" w:hAnsi="Arial" w:cs="Arial"/>
                <w:color w:val="0563C1"/>
                <w:sz w:val="16"/>
                <w:szCs w:val="16"/>
                <w:u w:val="single"/>
              </w:rPr>
              <w:t>med.lavoro@aopd.veneto.it</w:t>
            </w:r>
          </w:hyperlink>
          <w:r>
            <w:rPr>
              <w:rFonts w:ascii="Arial" w:eastAsia="Arial" w:hAnsi="Arial" w:cs="Arial"/>
              <w:color w:val="767171"/>
              <w:sz w:val="16"/>
              <w:szCs w:val="16"/>
            </w:rPr>
            <w:t xml:space="preserve"> </w:t>
          </w:r>
        </w:p>
      </w:tc>
      <w:tc>
        <w:tcPr>
          <w:tcW w:w="2127" w:type="dxa"/>
          <w:tcBorders>
            <w:left w:val="single" w:sz="4" w:space="0" w:color="A6A6A6"/>
          </w:tcBorders>
          <w:shd w:val="clear" w:color="auto" w:fill="auto"/>
        </w:tcPr>
        <w:p w14:paraId="4DA96527" w14:textId="77777777" w:rsidR="00267BA3" w:rsidRDefault="00267BA3">
          <w:pPr>
            <w:spacing w:line="276" w:lineRule="auto"/>
            <w:ind w:left="174"/>
          </w:pPr>
          <w:r>
            <w:rPr>
              <w:rFonts w:ascii="Arial" w:eastAsia="Arial" w:hAnsi="Arial" w:cs="Arial"/>
              <w:b/>
              <w:color w:val="C00000"/>
              <w:sz w:val="16"/>
              <w:szCs w:val="16"/>
            </w:rPr>
            <w:t>Aopd.veneto.it</w:t>
          </w:r>
        </w:p>
      </w:tc>
    </w:tr>
    <w:tr w:rsidR="00267BA3" w14:paraId="0F3A8BD5" w14:textId="77777777">
      <w:trPr>
        <w:cantSplit/>
        <w:trHeight w:val="23"/>
        <w:tblHeader/>
      </w:trPr>
      <w:tc>
        <w:tcPr>
          <w:tcW w:w="3119" w:type="dxa"/>
          <w:tcBorders>
            <w:bottom w:val="single" w:sz="4" w:space="0" w:color="A6A6A6"/>
          </w:tcBorders>
          <w:shd w:val="clear" w:color="auto" w:fill="auto"/>
        </w:tcPr>
        <w:p w14:paraId="1B64FA72" w14:textId="77777777" w:rsidR="00267BA3" w:rsidRDefault="00267BA3">
          <w:pPr>
            <w:pBdr>
              <w:top w:val="nil"/>
              <w:left w:val="nil"/>
              <w:bottom w:val="nil"/>
              <w:right w:val="nil"/>
              <w:between w:val="nil"/>
            </w:pBdr>
            <w:spacing w:line="276" w:lineRule="auto"/>
            <w:rPr>
              <w:rFonts w:ascii="Arial" w:eastAsia="Arial" w:hAnsi="Arial" w:cs="Arial"/>
              <w:b/>
              <w:color w:val="C00000"/>
              <w:sz w:val="8"/>
              <w:szCs w:val="8"/>
            </w:rPr>
          </w:pPr>
        </w:p>
      </w:tc>
      <w:tc>
        <w:tcPr>
          <w:tcW w:w="4961" w:type="dxa"/>
          <w:tcBorders>
            <w:bottom w:val="single" w:sz="4" w:space="0" w:color="A6A6A6"/>
          </w:tcBorders>
          <w:shd w:val="clear" w:color="auto" w:fill="auto"/>
        </w:tcPr>
        <w:p w14:paraId="0BE8A1C9" w14:textId="77777777" w:rsidR="00267BA3" w:rsidRDefault="00267BA3">
          <w:pPr>
            <w:spacing w:line="276" w:lineRule="auto"/>
            <w:ind w:left="178" w:right="171"/>
            <w:rPr>
              <w:rFonts w:ascii="Arial" w:eastAsia="Arial" w:hAnsi="Arial" w:cs="Arial"/>
              <w:b/>
              <w:color w:val="767171"/>
              <w:sz w:val="8"/>
              <w:szCs w:val="8"/>
            </w:rPr>
          </w:pPr>
        </w:p>
      </w:tc>
      <w:tc>
        <w:tcPr>
          <w:tcW w:w="2127" w:type="dxa"/>
          <w:tcBorders>
            <w:bottom w:val="single" w:sz="4" w:space="0" w:color="A6A6A6"/>
          </w:tcBorders>
          <w:shd w:val="clear" w:color="auto" w:fill="auto"/>
        </w:tcPr>
        <w:p w14:paraId="76936299" w14:textId="77777777" w:rsidR="00267BA3" w:rsidRDefault="00267BA3">
          <w:pPr>
            <w:spacing w:line="276" w:lineRule="auto"/>
            <w:ind w:left="322"/>
            <w:rPr>
              <w:rFonts w:ascii="Arial" w:eastAsia="Arial" w:hAnsi="Arial" w:cs="Arial"/>
              <w:b/>
              <w:color w:val="C00000"/>
              <w:sz w:val="8"/>
              <w:szCs w:val="8"/>
            </w:rPr>
          </w:pPr>
        </w:p>
      </w:tc>
    </w:tr>
  </w:tbl>
  <w:p w14:paraId="541334C8" w14:textId="77777777" w:rsidR="00267BA3" w:rsidRDefault="00267BA3">
    <w:pPr>
      <w:pBdr>
        <w:top w:val="nil"/>
        <w:left w:val="nil"/>
        <w:bottom w:val="nil"/>
        <w:right w:val="nil"/>
        <w:between w:val="nil"/>
      </w:pBdr>
      <w:rPr>
        <w:color w:val="000000"/>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721B4" w14:textId="77777777" w:rsidR="008967A7" w:rsidRDefault="008967A7" w:rsidP="00A53EE7">
      <w:r>
        <w:separator/>
      </w:r>
    </w:p>
  </w:footnote>
  <w:footnote w:type="continuationSeparator" w:id="0">
    <w:p w14:paraId="79769348" w14:textId="77777777" w:rsidR="008967A7" w:rsidRDefault="008967A7" w:rsidP="00A53E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58DDC" w14:textId="77777777" w:rsidR="00267BA3" w:rsidRDefault="00267BA3">
    <w:pPr>
      <w:pBdr>
        <w:top w:val="nil"/>
        <w:left w:val="nil"/>
        <w:bottom w:val="nil"/>
        <w:right w:val="nil"/>
        <w:between w:val="nil"/>
      </w:pBd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3A20D" w14:textId="77777777" w:rsidR="00267BA3" w:rsidRDefault="00267BA3">
    <w:pPr>
      <w:pBdr>
        <w:top w:val="nil"/>
        <w:left w:val="nil"/>
        <w:bottom w:val="nil"/>
        <w:right w:val="nil"/>
        <w:between w:val="nil"/>
      </w:pBdr>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34DB7" w14:textId="77777777" w:rsidR="00267BA3" w:rsidRDefault="00267BA3">
    <w:pPr>
      <w:pBdr>
        <w:top w:val="nil"/>
        <w:left w:val="nil"/>
        <w:bottom w:val="nil"/>
        <w:right w:val="nil"/>
        <w:between w:val="nil"/>
      </w:pBdr>
      <w:jc w:val="center"/>
      <w:rPr>
        <w:color w:val="000000"/>
      </w:rPr>
    </w:pPr>
    <w:r>
      <w:rPr>
        <w:noProof/>
        <w:color w:val="000000"/>
        <w:lang w:eastAsia="it-IT"/>
      </w:rPr>
      <w:drawing>
        <wp:inline distT="0" distB="0" distL="0" distR="0" wp14:anchorId="3A98C700" wp14:editId="12171A47">
          <wp:extent cx="1925955" cy="85153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8" t="-41" r="-18" b="-41"/>
                  <a:stretch>
                    <a:fillRect/>
                  </a:stretch>
                </pic:blipFill>
                <pic:spPr>
                  <a:xfrm>
                    <a:off x="0" y="0"/>
                    <a:ext cx="1925955" cy="85153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E00747"/>
    <w:multiLevelType w:val="multilevel"/>
    <w:tmpl w:val="5B5E876A"/>
    <w:lvl w:ilvl="0">
      <w:numFmt w:val="bullet"/>
      <w:lvlText w:val="-"/>
      <w:lvlJc w:val="left"/>
      <w:pPr>
        <w:ind w:left="720" w:hanging="360"/>
      </w:pPr>
      <w:rPr>
        <w:rFonts w:ascii="Arial" w:eastAsia="Arial" w:hAnsi="Arial" w:cs="Arial"/>
        <w:color w:val="000000"/>
        <w:sz w:val="22"/>
        <w:szCs w:val="22"/>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760D2B86"/>
    <w:multiLevelType w:val="multilevel"/>
    <w:tmpl w:val="E892B9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61E3C56"/>
    <w:multiLevelType w:val="multilevel"/>
    <w:tmpl w:val="E0606E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trackRevisions/>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EE7"/>
    <w:rsid w:val="00113392"/>
    <w:rsid w:val="0021087A"/>
    <w:rsid w:val="00214702"/>
    <w:rsid w:val="00267BA3"/>
    <w:rsid w:val="002C3D71"/>
    <w:rsid w:val="00435FB8"/>
    <w:rsid w:val="0070462F"/>
    <w:rsid w:val="007E048B"/>
    <w:rsid w:val="008451E0"/>
    <w:rsid w:val="008967A7"/>
    <w:rsid w:val="008F7421"/>
    <w:rsid w:val="00A50B30"/>
    <w:rsid w:val="00A53EE7"/>
    <w:rsid w:val="00BD263D"/>
    <w:rsid w:val="00C53B4B"/>
    <w:rsid w:val="00EC7456"/>
    <w:rsid w:val="00FA581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3E21A"/>
  <w15:docId w15:val="{B99D0A27-4113-4099-8347-0769947D4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53EE7"/>
    <w:pPr>
      <w:suppressAutoHyphens/>
      <w:textAlignment w:val="baseline"/>
    </w:pPr>
    <w:rPr>
      <w:lang w:eastAsia="zh-CN"/>
    </w:rPr>
  </w:style>
  <w:style w:type="paragraph" w:styleId="Titolo1">
    <w:name w:val="heading 1"/>
    <w:basedOn w:val="Normale"/>
    <w:next w:val="Normale"/>
    <w:link w:val="Titolo1Carattere"/>
    <w:uiPriority w:val="9"/>
    <w:qFormat/>
    <w:rsid w:val="0000270D"/>
    <w:pPr>
      <w:keepNext/>
      <w:spacing w:before="240" w:after="60"/>
      <w:outlineLvl w:val="0"/>
    </w:pPr>
    <w:rPr>
      <w:rFonts w:ascii="Calibri Light" w:eastAsia="Times New Roman" w:hAnsi="Calibri Light" w:cs="Times New Roman"/>
      <w:b/>
      <w:bCs/>
      <w:kern w:val="32"/>
      <w:sz w:val="32"/>
      <w:szCs w:val="32"/>
    </w:rPr>
  </w:style>
  <w:style w:type="paragraph" w:styleId="Titolo2">
    <w:name w:val="heading 2"/>
    <w:basedOn w:val="Titolo20"/>
    <w:next w:val="Corpotesto"/>
    <w:uiPriority w:val="9"/>
    <w:semiHidden/>
    <w:unhideWhenUsed/>
    <w:qFormat/>
    <w:rsid w:val="00A53EE7"/>
    <w:pPr>
      <w:spacing w:before="200"/>
      <w:ind w:left="1440" w:hanging="360"/>
      <w:outlineLvl w:val="1"/>
    </w:pPr>
    <w:rPr>
      <w:b/>
      <w:bCs/>
      <w:sz w:val="32"/>
      <w:szCs w:val="32"/>
    </w:rPr>
  </w:style>
  <w:style w:type="paragraph" w:styleId="Titolo3">
    <w:name w:val="heading 3"/>
    <w:basedOn w:val="Normale"/>
    <w:next w:val="Normale"/>
    <w:uiPriority w:val="9"/>
    <w:semiHidden/>
    <w:unhideWhenUsed/>
    <w:qFormat/>
    <w:rsid w:val="00A53EE7"/>
    <w:pPr>
      <w:keepNext/>
      <w:keepLines/>
      <w:spacing w:before="280" w:after="80"/>
      <w:outlineLvl w:val="2"/>
    </w:pPr>
    <w:rPr>
      <w:b/>
      <w:sz w:val="28"/>
      <w:szCs w:val="28"/>
    </w:rPr>
  </w:style>
  <w:style w:type="paragraph" w:styleId="Titolo4">
    <w:name w:val="heading 4"/>
    <w:basedOn w:val="Normale"/>
    <w:next w:val="Normale"/>
    <w:uiPriority w:val="9"/>
    <w:semiHidden/>
    <w:unhideWhenUsed/>
    <w:qFormat/>
    <w:rsid w:val="00A53EE7"/>
    <w:pPr>
      <w:keepNext/>
      <w:keepLines/>
      <w:spacing w:before="240" w:after="40"/>
      <w:outlineLvl w:val="3"/>
    </w:pPr>
    <w:rPr>
      <w:b/>
    </w:rPr>
  </w:style>
  <w:style w:type="paragraph" w:styleId="Titolo5">
    <w:name w:val="heading 5"/>
    <w:basedOn w:val="Normale"/>
    <w:next w:val="Normale"/>
    <w:uiPriority w:val="9"/>
    <w:semiHidden/>
    <w:unhideWhenUsed/>
    <w:qFormat/>
    <w:rsid w:val="00A53EE7"/>
    <w:pPr>
      <w:keepNext/>
      <w:keepLines/>
      <w:spacing w:before="220" w:after="40"/>
      <w:outlineLvl w:val="4"/>
    </w:pPr>
    <w:rPr>
      <w:b/>
      <w:sz w:val="22"/>
      <w:szCs w:val="22"/>
    </w:rPr>
  </w:style>
  <w:style w:type="paragraph" w:styleId="Titolo6">
    <w:name w:val="heading 6"/>
    <w:basedOn w:val="Normale"/>
    <w:next w:val="Normale"/>
    <w:uiPriority w:val="9"/>
    <w:semiHidden/>
    <w:unhideWhenUsed/>
    <w:qFormat/>
    <w:rsid w:val="00A53EE7"/>
    <w:pPr>
      <w:keepNext/>
      <w:keepLines/>
      <w:spacing w:before="200" w:after="40"/>
      <w:outlineLvl w:val="5"/>
    </w:pPr>
    <w:rPr>
      <w:b/>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Normale1">
    <w:name w:val="Normale1"/>
    <w:rsid w:val="00A53EE7"/>
  </w:style>
  <w:style w:type="table" w:customStyle="1" w:styleId="TableNormal">
    <w:name w:val="Table Normal"/>
    <w:rsid w:val="00A53EE7"/>
    <w:tblPr>
      <w:tblCellMar>
        <w:top w:w="0" w:type="dxa"/>
        <w:left w:w="0" w:type="dxa"/>
        <w:bottom w:w="0" w:type="dxa"/>
        <w:right w:w="0" w:type="dxa"/>
      </w:tblCellMar>
    </w:tblPr>
  </w:style>
  <w:style w:type="paragraph" w:styleId="Titolo">
    <w:name w:val="Title"/>
    <w:basedOn w:val="Normale"/>
    <w:next w:val="Normale"/>
    <w:uiPriority w:val="10"/>
    <w:qFormat/>
    <w:rsid w:val="00A53EE7"/>
    <w:pPr>
      <w:keepNext/>
      <w:keepLines/>
      <w:spacing w:before="480" w:after="120"/>
    </w:pPr>
    <w:rPr>
      <w:b/>
      <w:sz w:val="72"/>
      <w:szCs w:val="72"/>
    </w:rPr>
  </w:style>
  <w:style w:type="table" w:customStyle="1" w:styleId="TableNormal0">
    <w:name w:val="Table Normal"/>
    <w:rsid w:val="00A53EE7"/>
    <w:tblPr>
      <w:tblCellMar>
        <w:top w:w="0" w:type="dxa"/>
        <w:left w:w="0" w:type="dxa"/>
        <w:bottom w:w="0" w:type="dxa"/>
        <w:right w:w="0" w:type="dxa"/>
      </w:tblCellMar>
    </w:tblPr>
  </w:style>
  <w:style w:type="table" w:customStyle="1" w:styleId="TableNormal1">
    <w:name w:val="Table Normal"/>
    <w:rsid w:val="00A53EE7"/>
    <w:tblPr>
      <w:tblCellMar>
        <w:top w:w="0" w:type="dxa"/>
        <w:left w:w="0" w:type="dxa"/>
        <w:bottom w:w="0" w:type="dxa"/>
        <w:right w:w="0" w:type="dxa"/>
      </w:tblCellMar>
    </w:tblPr>
  </w:style>
  <w:style w:type="character" w:customStyle="1" w:styleId="WW8Num1z0">
    <w:name w:val="WW8Num1z0"/>
    <w:rsid w:val="00A53EE7"/>
    <w:rPr>
      <w:rFonts w:ascii="Symbol" w:hAnsi="Symbol" w:cs="Symbol" w:hint="default"/>
      <w:sz w:val="20"/>
    </w:rPr>
  </w:style>
  <w:style w:type="character" w:customStyle="1" w:styleId="WW8Num1z1">
    <w:name w:val="WW8Num1z1"/>
    <w:rsid w:val="00A53EE7"/>
    <w:rPr>
      <w:rFonts w:ascii="Courier New" w:hAnsi="Courier New" w:cs="Courier New" w:hint="default"/>
      <w:sz w:val="20"/>
    </w:rPr>
  </w:style>
  <w:style w:type="character" w:customStyle="1" w:styleId="WW8Num1z2">
    <w:name w:val="WW8Num1z2"/>
    <w:rsid w:val="00A53EE7"/>
    <w:rPr>
      <w:rFonts w:ascii="Wingdings" w:hAnsi="Wingdings" w:cs="Wingdings" w:hint="default"/>
      <w:sz w:val="20"/>
    </w:rPr>
  </w:style>
  <w:style w:type="character" w:customStyle="1" w:styleId="WW8Num2z0">
    <w:name w:val="WW8Num2z0"/>
    <w:rsid w:val="00A53EE7"/>
    <w:rPr>
      <w:rFonts w:ascii="Symbol" w:hAnsi="Symbol" w:cs="Symbol" w:hint="default"/>
      <w:sz w:val="20"/>
    </w:rPr>
  </w:style>
  <w:style w:type="character" w:customStyle="1" w:styleId="WW8Num2z1">
    <w:name w:val="WW8Num2z1"/>
    <w:rsid w:val="00A53EE7"/>
    <w:rPr>
      <w:rFonts w:ascii="Courier New" w:hAnsi="Courier New" w:cs="Courier New" w:hint="default"/>
      <w:sz w:val="20"/>
    </w:rPr>
  </w:style>
  <w:style w:type="character" w:customStyle="1" w:styleId="WW8Num2z2">
    <w:name w:val="WW8Num2z2"/>
    <w:rsid w:val="00A53EE7"/>
    <w:rPr>
      <w:rFonts w:ascii="Wingdings" w:hAnsi="Wingdings" w:cs="Wingdings" w:hint="default"/>
      <w:sz w:val="20"/>
    </w:rPr>
  </w:style>
  <w:style w:type="character" w:customStyle="1" w:styleId="Carpredefinitoparagrafo2">
    <w:name w:val="Car. predefinito paragrafo2"/>
    <w:rsid w:val="00A53EE7"/>
  </w:style>
  <w:style w:type="character" w:customStyle="1" w:styleId="Carpredefinitoparagrafo1">
    <w:name w:val="Car. predefinito paragrafo1"/>
    <w:rsid w:val="00A53EE7"/>
  </w:style>
  <w:style w:type="character" w:customStyle="1" w:styleId="IntestazioneCarattere">
    <w:name w:val="Intestazione Carattere"/>
    <w:basedOn w:val="Carpredefinitoparagrafo1"/>
    <w:rsid w:val="00A53EE7"/>
  </w:style>
  <w:style w:type="character" w:customStyle="1" w:styleId="PidipaginaCarattere">
    <w:name w:val="Piè di pagina Carattere"/>
    <w:basedOn w:val="Carpredefinitoparagrafo1"/>
    <w:rsid w:val="00A53EE7"/>
  </w:style>
  <w:style w:type="character" w:styleId="Collegamentoipertestuale">
    <w:name w:val="Hyperlink"/>
    <w:rsid w:val="00A53EE7"/>
    <w:rPr>
      <w:color w:val="0563C1"/>
      <w:u w:val="single"/>
    </w:rPr>
  </w:style>
  <w:style w:type="character" w:customStyle="1" w:styleId="Menzionenonrisolta1">
    <w:name w:val="Menzione non risolta1"/>
    <w:rsid w:val="00A53EE7"/>
    <w:rPr>
      <w:color w:val="605E5C"/>
      <w:shd w:val="clear" w:color="auto" w:fill="E1DFDD"/>
    </w:rPr>
  </w:style>
  <w:style w:type="character" w:customStyle="1" w:styleId="Menzionenonrisolta2">
    <w:name w:val="Menzione non risolta2"/>
    <w:rsid w:val="00A53EE7"/>
    <w:rPr>
      <w:color w:val="605E5C"/>
      <w:shd w:val="clear" w:color="auto" w:fill="E1DFDD"/>
    </w:rPr>
  </w:style>
  <w:style w:type="character" w:customStyle="1" w:styleId="Internetlink">
    <w:name w:val="Internet link"/>
    <w:rsid w:val="00A53EE7"/>
    <w:rPr>
      <w:color w:val="000080"/>
      <w:u w:val="single"/>
    </w:rPr>
  </w:style>
  <w:style w:type="character" w:customStyle="1" w:styleId="Caratteridinumerazione">
    <w:name w:val="Caratteri di numerazione"/>
    <w:rsid w:val="00A53EE7"/>
  </w:style>
  <w:style w:type="paragraph" w:customStyle="1" w:styleId="Titolo20">
    <w:name w:val="Titolo2"/>
    <w:basedOn w:val="Normale"/>
    <w:next w:val="Corpotesto"/>
    <w:rsid w:val="00A53EE7"/>
    <w:pPr>
      <w:keepNext/>
      <w:spacing w:before="240" w:after="120"/>
    </w:pPr>
    <w:rPr>
      <w:rFonts w:ascii="Liberation Sans" w:eastAsia="Microsoft YaHei" w:hAnsi="Liberation Sans" w:cs="Arial"/>
      <w:sz w:val="28"/>
      <w:szCs w:val="28"/>
    </w:rPr>
  </w:style>
  <w:style w:type="paragraph" w:styleId="Corpotesto">
    <w:name w:val="Body Text"/>
    <w:basedOn w:val="Normale"/>
    <w:rsid w:val="00A53EE7"/>
    <w:pPr>
      <w:spacing w:after="140" w:line="276" w:lineRule="auto"/>
    </w:pPr>
  </w:style>
  <w:style w:type="paragraph" w:styleId="Elenco">
    <w:name w:val="List"/>
    <w:basedOn w:val="Corpotesto"/>
    <w:rsid w:val="00A53EE7"/>
    <w:rPr>
      <w:rFonts w:cs="Mangal"/>
    </w:rPr>
  </w:style>
  <w:style w:type="paragraph" w:styleId="Didascalia">
    <w:name w:val="caption"/>
    <w:basedOn w:val="Normale"/>
    <w:qFormat/>
    <w:rsid w:val="00A53EE7"/>
    <w:pPr>
      <w:suppressLineNumbers/>
      <w:spacing w:before="120" w:after="120"/>
    </w:pPr>
    <w:rPr>
      <w:rFonts w:cs="Mangal"/>
      <w:i/>
      <w:iCs/>
    </w:rPr>
  </w:style>
  <w:style w:type="paragraph" w:customStyle="1" w:styleId="Indice">
    <w:name w:val="Indice"/>
    <w:basedOn w:val="Normale"/>
    <w:rsid w:val="00A53EE7"/>
    <w:pPr>
      <w:suppressLineNumbers/>
    </w:pPr>
    <w:rPr>
      <w:rFonts w:cs="Mangal"/>
    </w:rPr>
  </w:style>
  <w:style w:type="paragraph" w:customStyle="1" w:styleId="Titolo10">
    <w:name w:val="Titolo1"/>
    <w:basedOn w:val="Normale"/>
    <w:next w:val="Corpotesto"/>
    <w:rsid w:val="00A53EE7"/>
    <w:pPr>
      <w:keepNext/>
      <w:spacing w:before="240" w:after="120"/>
    </w:pPr>
    <w:rPr>
      <w:rFonts w:ascii="Liberation Sans" w:eastAsia="Microsoft YaHei" w:hAnsi="Liberation Sans" w:cs="Mangal"/>
      <w:sz w:val="28"/>
      <w:szCs w:val="28"/>
    </w:rPr>
  </w:style>
  <w:style w:type="paragraph" w:customStyle="1" w:styleId="Standard">
    <w:name w:val="Standard"/>
    <w:rsid w:val="00A53EE7"/>
    <w:pPr>
      <w:suppressAutoHyphens/>
      <w:textAlignment w:val="baseline"/>
    </w:pPr>
    <w:rPr>
      <w:lang w:eastAsia="zh-CN"/>
    </w:rPr>
  </w:style>
  <w:style w:type="paragraph" w:customStyle="1" w:styleId="HeaderandFooter">
    <w:name w:val="Header and Footer"/>
    <w:basedOn w:val="Standard"/>
    <w:rsid w:val="00A53EE7"/>
    <w:pPr>
      <w:suppressLineNumbers/>
    </w:pPr>
  </w:style>
  <w:style w:type="paragraph" w:styleId="Intestazione">
    <w:name w:val="header"/>
    <w:basedOn w:val="Normale"/>
    <w:rsid w:val="00A53EE7"/>
  </w:style>
  <w:style w:type="paragraph" w:styleId="Pidipagina">
    <w:name w:val="footer"/>
    <w:basedOn w:val="Normale"/>
    <w:rsid w:val="00A53EE7"/>
  </w:style>
  <w:style w:type="paragraph" w:styleId="NormaleWeb">
    <w:name w:val="Normal (Web)"/>
    <w:basedOn w:val="Normale"/>
    <w:uiPriority w:val="99"/>
    <w:rsid w:val="00A53EE7"/>
    <w:pPr>
      <w:spacing w:before="100" w:after="100"/>
    </w:pPr>
    <w:rPr>
      <w:rFonts w:ascii="Times New Roman" w:eastAsia="Times New Roman" w:hAnsi="Times New Roman" w:cs="Times New Roman"/>
    </w:rPr>
  </w:style>
  <w:style w:type="paragraph" w:customStyle="1" w:styleId="Default">
    <w:name w:val="Default"/>
    <w:rsid w:val="00A53EE7"/>
    <w:pPr>
      <w:suppressAutoHyphens/>
      <w:autoSpaceDE w:val="0"/>
      <w:textAlignment w:val="baseline"/>
    </w:pPr>
    <w:rPr>
      <w:color w:val="000000"/>
      <w:lang w:eastAsia="zh-CN"/>
    </w:rPr>
  </w:style>
  <w:style w:type="paragraph" w:customStyle="1" w:styleId="TableContents">
    <w:name w:val="Table Contents"/>
    <w:basedOn w:val="Standard"/>
    <w:rsid w:val="00A53EE7"/>
    <w:pPr>
      <w:suppressLineNumbers/>
    </w:pPr>
  </w:style>
  <w:style w:type="paragraph" w:customStyle="1" w:styleId="Contenutotabella">
    <w:name w:val="Contenuto tabella"/>
    <w:basedOn w:val="Normale"/>
    <w:rsid w:val="00A53EE7"/>
    <w:pPr>
      <w:suppressLineNumbers/>
    </w:pPr>
  </w:style>
  <w:style w:type="paragraph" w:customStyle="1" w:styleId="Titolotabella">
    <w:name w:val="Titolo tabella"/>
    <w:basedOn w:val="Contenutotabella"/>
    <w:rsid w:val="00A53EE7"/>
    <w:pPr>
      <w:jc w:val="center"/>
    </w:pPr>
    <w:rPr>
      <w:b/>
      <w:bCs/>
    </w:rPr>
  </w:style>
  <w:style w:type="character" w:customStyle="1" w:styleId="Titolo1Carattere">
    <w:name w:val="Titolo 1 Carattere"/>
    <w:link w:val="Titolo1"/>
    <w:uiPriority w:val="9"/>
    <w:rsid w:val="0000270D"/>
    <w:rPr>
      <w:rFonts w:ascii="Calibri Light" w:eastAsia="Times New Roman" w:hAnsi="Calibri Light" w:cs="Times New Roman"/>
      <w:b/>
      <w:bCs/>
      <w:kern w:val="32"/>
      <w:sz w:val="32"/>
      <w:szCs w:val="32"/>
      <w:lang w:eastAsia="zh-CN"/>
    </w:rPr>
  </w:style>
  <w:style w:type="numbering" w:customStyle="1" w:styleId="Elencocorrente1">
    <w:name w:val="Elenco corrente1"/>
    <w:uiPriority w:val="99"/>
    <w:rsid w:val="00926FC3"/>
  </w:style>
  <w:style w:type="character" w:styleId="Testosegnaposto">
    <w:name w:val="Placeholder Text"/>
    <w:basedOn w:val="Carpredefinitoparagrafo"/>
    <w:uiPriority w:val="99"/>
    <w:semiHidden/>
    <w:rsid w:val="00766526"/>
    <w:rPr>
      <w:color w:val="808080"/>
    </w:rPr>
  </w:style>
  <w:style w:type="paragraph" w:styleId="Sottotitolo">
    <w:name w:val="Subtitle"/>
    <w:basedOn w:val="Normale1"/>
    <w:next w:val="Normale1"/>
    <w:rsid w:val="00A53EE7"/>
    <w:pPr>
      <w:keepNext/>
      <w:keepLines/>
      <w:spacing w:before="360" w:after="80"/>
    </w:pPr>
    <w:rPr>
      <w:rFonts w:ascii="Georgia" w:eastAsia="Georgia" w:hAnsi="Georgia" w:cs="Georgia"/>
      <w:i/>
      <w:color w:val="666666"/>
      <w:sz w:val="48"/>
      <w:szCs w:val="48"/>
    </w:rPr>
  </w:style>
  <w:style w:type="table" w:customStyle="1" w:styleId="a">
    <w:basedOn w:val="TableNormal1"/>
    <w:rsid w:val="00A53EE7"/>
    <w:tblPr>
      <w:tblStyleRowBandSize w:val="1"/>
      <w:tblStyleColBandSize w:val="1"/>
    </w:tblPr>
  </w:style>
  <w:style w:type="table" w:customStyle="1" w:styleId="a0">
    <w:basedOn w:val="TableNormal1"/>
    <w:rsid w:val="00A53EE7"/>
    <w:tblPr>
      <w:tblStyleRowBandSize w:val="1"/>
      <w:tblStyleColBandSize w:val="1"/>
    </w:tblPr>
  </w:style>
  <w:style w:type="table" w:customStyle="1" w:styleId="a1">
    <w:basedOn w:val="TableNormal1"/>
    <w:rsid w:val="00A53EE7"/>
    <w:tblPr>
      <w:tblStyleRowBandSize w:val="1"/>
      <w:tblStyleColBandSize w:val="1"/>
    </w:tblPr>
  </w:style>
  <w:style w:type="table" w:customStyle="1" w:styleId="a2">
    <w:basedOn w:val="TableNormal1"/>
    <w:rsid w:val="00A53EE7"/>
    <w:tblPr>
      <w:tblStyleRowBandSize w:val="1"/>
      <w:tblStyleColBandSize w:val="1"/>
    </w:tblPr>
  </w:style>
  <w:style w:type="table" w:customStyle="1" w:styleId="a3">
    <w:basedOn w:val="TableNormal0"/>
    <w:rsid w:val="00A53EE7"/>
    <w:tblPr>
      <w:tblStyleRowBandSize w:val="1"/>
      <w:tblStyleColBandSize w:val="1"/>
    </w:tblPr>
  </w:style>
  <w:style w:type="table" w:customStyle="1" w:styleId="a4">
    <w:basedOn w:val="TableNormal0"/>
    <w:rsid w:val="00A53EE7"/>
    <w:tblPr>
      <w:tblStyleRowBandSize w:val="1"/>
      <w:tblStyleColBandSize w:val="1"/>
    </w:tblPr>
  </w:style>
  <w:style w:type="paragraph" w:styleId="Testofumetto">
    <w:name w:val="Balloon Text"/>
    <w:basedOn w:val="Normale"/>
    <w:link w:val="TestofumettoCarattere"/>
    <w:uiPriority w:val="99"/>
    <w:semiHidden/>
    <w:unhideWhenUsed/>
    <w:rsid w:val="008451E0"/>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8451E0"/>
    <w:rPr>
      <w:rFonts w:ascii="Tahoma" w:hAnsi="Tahoma" w:cs="Tahoma"/>
      <w:sz w:val="16"/>
      <w:szCs w:val="16"/>
      <w:lang w:eastAsia="zh-CN"/>
    </w:rPr>
  </w:style>
  <w:style w:type="paragraph" w:styleId="Paragrafoelenco">
    <w:name w:val="List Paragraph"/>
    <w:basedOn w:val="Normale"/>
    <w:uiPriority w:val="34"/>
    <w:qFormat/>
    <w:rsid w:val="00BD26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hyperlink" Target="mailto:med.lavoro@aopd.veneto.it"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NwQ4xBzVKH5z1UJwiYyaebu9CQ==">CgMxLjAyCGguZ2pkZ3hzMgloLjMwajB6bGwyCWguMWZvYjl0ZTgAciExOHBlbFQwQkVLZmJUc3kyejhhYkJIajJ3R2lVeDFoS2g=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1405</Words>
  <Characters>8010</Characters>
  <Application>Microsoft Office Word</Application>
  <DocSecurity>0</DocSecurity>
  <Lines>66</Lines>
  <Paragraphs>18</Paragraphs>
  <ScaleCrop>false</ScaleCrop>
  <HeadingPairs>
    <vt:vector size="2" baseType="variant">
      <vt:variant>
        <vt:lpstr>Titolo</vt:lpstr>
      </vt:variant>
      <vt:variant>
        <vt:i4>1</vt:i4>
      </vt:variant>
    </vt:vector>
  </HeadingPairs>
  <TitlesOfParts>
    <vt:vector size="1" baseType="lpstr">
      <vt:lpstr/>
    </vt:vector>
  </TitlesOfParts>
  <Company>.</Company>
  <LinksUpToDate>false</LinksUpToDate>
  <CharactersWithSpaces>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Utente di Microsoft Office</dc:creator>
  <cp:lastModifiedBy>user</cp:lastModifiedBy>
  <cp:revision>2</cp:revision>
  <cp:lastPrinted>2025-02-20T16:53:00Z</cp:lastPrinted>
  <dcterms:created xsi:type="dcterms:W3CDTF">2025-02-20T16:54:00Z</dcterms:created>
  <dcterms:modified xsi:type="dcterms:W3CDTF">2025-02-20T16:54:00Z</dcterms:modified>
</cp:coreProperties>
</file>